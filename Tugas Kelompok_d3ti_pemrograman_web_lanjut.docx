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shd w:val="clear" w:color="auto" w:fill="FFFFFF"/>
        <w:tblCellMar>
          <w:top w:w="15" w:type="dxa"/>
          <w:left w:w="15" w:type="dxa"/>
          <w:bottom w:w="15" w:type="dxa"/>
          <w:right w:w="15" w:type="dxa"/>
        </w:tblCellMar>
        <w:tblLook w:val="04A0"/>
      </w:tblPr>
      <w:tblGrid>
        <w:gridCol w:w="1092"/>
        <w:gridCol w:w="8568"/>
      </w:tblGrid>
      <w:tr w:rsidR="002A571F" w:rsidRPr="002A571F" w:rsidTr="002A571F">
        <w:trPr>
          <w:gridAfter w:val="1"/>
        </w:trPr>
        <w:tc>
          <w:tcPr>
            <w:tcW w:w="0" w:type="auto"/>
            <w:shd w:val="clear" w:color="auto" w:fill="FFFFFF"/>
            <w:tcMar>
              <w:top w:w="0" w:type="dxa"/>
              <w:left w:w="150" w:type="dxa"/>
              <w:bottom w:w="0" w:type="dxa"/>
              <w:right w:w="150" w:type="dxa"/>
            </w:tcMar>
            <w:hideMark/>
          </w:tcPr>
          <w:p w:rsidR="002A571F" w:rsidRPr="002A571F" w:rsidRDefault="002A571F" w:rsidP="002A571F">
            <w:pPr>
              <w:spacing w:after="0" w:line="300" w:lineRule="atLeast"/>
              <w:rPr>
                <w:rFonts w:ascii="Consolas" w:eastAsia="Times New Roman" w:hAnsi="Consolas" w:cs="Consolas"/>
                <w:color w:val="24292E"/>
                <w:sz w:val="18"/>
                <w:szCs w:val="18"/>
              </w:rPr>
            </w:pPr>
            <w:r w:rsidRPr="002A571F">
              <w:rPr>
                <w:rFonts w:ascii="Consolas" w:eastAsia="Times New Roman" w:hAnsi="Consolas" w:cs="Consolas"/>
                <w:color w:val="24292E"/>
                <w:sz w:val="18"/>
                <w:szCs w:val="18"/>
              </w:rPr>
              <w:t>Tugas Kelompok :</w:t>
            </w:r>
          </w:p>
        </w:tc>
      </w:tr>
      <w:tr w:rsidR="002A571F" w:rsidRPr="002A571F" w:rsidTr="002A571F">
        <w:tc>
          <w:tcPr>
            <w:tcW w:w="750" w:type="dxa"/>
            <w:shd w:val="clear" w:color="auto" w:fill="FFFFFF"/>
            <w:noWrap/>
            <w:tcMar>
              <w:top w:w="0" w:type="dxa"/>
              <w:left w:w="150" w:type="dxa"/>
              <w:bottom w:w="0" w:type="dxa"/>
              <w:right w:w="150" w:type="dxa"/>
            </w:tcMar>
            <w:hideMark/>
          </w:tcPr>
          <w:p w:rsidR="002A571F" w:rsidRPr="002A571F" w:rsidRDefault="002A571F" w:rsidP="002A571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2A571F" w:rsidRPr="002A571F" w:rsidRDefault="002A571F" w:rsidP="002A571F">
            <w:pPr>
              <w:spacing w:after="0" w:line="300" w:lineRule="atLeast"/>
              <w:rPr>
                <w:rFonts w:ascii="Consolas" w:eastAsia="Times New Roman" w:hAnsi="Consolas" w:cs="Consolas"/>
                <w:color w:val="24292E"/>
                <w:sz w:val="18"/>
                <w:szCs w:val="18"/>
              </w:rPr>
            </w:pPr>
          </w:p>
        </w:tc>
      </w:tr>
      <w:tr w:rsidR="002A571F" w:rsidRPr="002A571F" w:rsidTr="002A571F">
        <w:tc>
          <w:tcPr>
            <w:tcW w:w="750" w:type="dxa"/>
            <w:shd w:val="clear" w:color="auto" w:fill="FFFFFF"/>
            <w:noWrap/>
            <w:tcMar>
              <w:top w:w="0" w:type="dxa"/>
              <w:left w:w="150" w:type="dxa"/>
              <w:bottom w:w="0" w:type="dxa"/>
              <w:right w:w="150" w:type="dxa"/>
            </w:tcMar>
            <w:hideMark/>
          </w:tcPr>
          <w:p w:rsidR="002A571F" w:rsidRPr="002A571F" w:rsidRDefault="002A571F" w:rsidP="002A571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2A571F" w:rsidRPr="002A571F" w:rsidRDefault="002A571F" w:rsidP="002A571F">
            <w:pPr>
              <w:spacing w:after="0" w:line="300" w:lineRule="atLeast"/>
              <w:rPr>
                <w:rFonts w:ascii="Consolas" w:eastAsia="Times New Roman" w:hAnsi="Consolas" w:cs="Consolas"/>
                <w:color w:val="24292E"/>
                <w:sz w:val="18"/>
                <w:szCs w:val="18"/>
              </w:rPr>
            </w:pPr>
            <w:r w:rsidRPr="002A571F">
              <w:rPr>
                <w:rFonts w:ascii="Consolas" w:eastAsia="Times New Roman" w:hAnsi="Consolas" w:cs="Consolas"/>
                <w:color w:val="24292E"/>
                <w:sz w:val="18"/>
                <w:szCs w:val="18"/>
              </w:rPr>
              <w:t>1. Buatlah kelompok max anggota 4 Orang dan min anggota 3 orang</w:t>
            </w:r>
          </w:p>
        </w:tc>
      </w:tr>
      <w:tr w:rsidR="002A571F" w:rsidRPr="002A571F" w:rsidTr="002A571F">
        <w:tc>
          <w:tcPr>
            <w:tcW w:w="750" w:type="dxa"/>
            <w:shd w:val="clear" w:color="auto" w:fill="FFFFFF"/>
            <w:noWrap/>
            <w:tcMar>
              <w:top w:w="0" w:type="dxa"/>
              <w:left w:w="150" w:type="dxa"/>
              <w:bottom w:w="0" w:type="dxa"/>
              <w:right w:w="150" w:type="dxa"/>
            </w:tcMar>
            <w:hideMark/>
          </w:tcPr>
          <w:p w:rsidR="002A571F" w:rsidRPr="002A571F" w:rsidRDefault="002A571F" w:rsidP="002A571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2A571F" w:rsidRPr="002A571F" w:rsidRDefault="002A571F" w:rsidP="002A571F">
            <w:pPr>
              <w:spacing w:after="0" w:line="300" w:lineRule="atLeast"/>
              <w:rPr>
                <w:rFonts w:ascii="Consolas" w:eastAsia="Times New Roman" w:hAnsi="Consolas" w:cs="Consolas"/>
                <w:color w:val="24292E"/>
                <w:sz w:val="18"/>
                <w:szCs w:val="18"/>
              </w:rPr>
            </w:pPr>
            <w:r w:rsidRPr="002A571F">
              <w:rPr>
                <w:rFonts w:ascii="Consolas" w:eastAsia="Times New Roman" w:hAnsi="Consolas" w:cs="Consolas"/>
                <w:color w:val="24292E"/>
                <w:sz w:val="18"/>
                <w:szCs w:val="18"/>
              </w:rPr>
              <w:t>2. Buatlah Presentasti Terkait Github dan perintah apa saja yang dilakukan di dalam mengelola github</w:t>
            </w:r>
          </w:p>
        </w:tc>
      </w:tr>
      <w:tr w:rsidR="002A571F" w:rsidRPr="002A571F" w:rsidTr="002A571F">
        <w:tc>
          <w:tcPr>
            <w:tcW w:w="750" w:type="dxa"/>
            <w:shd w:val="clear" w:color="auto" w:fill="FFFFFF"/>
            <w:noWrap/>
            <w:tcMar>
              <w:top w:w="0" w:type="dxa"/>
              <w:left w:w="150" w:type="dxa"/>
              <w:bottom w:w="0" w:type="dxa"/>
              <w:right w:w="150" w:type="dxa"/>
            </w:tcMar>
            <w:hideMark/>
          </w:tcPr>
          <w:p w:rsidR="002A571F" w:rsidRPr="002A571F" w:rsidRDefault="002A571F" w:rsidP="002A571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2A571F" w:rsidRPr="002A571F" w:rsidRDefault="002A571F" w:rsidP="002A571F">
            <w:pPr>
              <w:spacing w:after="0" w:line="300" w:lineRule="atLeast"/>
              <w:rPr>
                <w:rFonts w:ascii="Consolas" w:eastAsia="Times New Roman" w:hAnsi="Consolas" w:cs="Consolas"/>
                <w:color w:val="24292E"/>
                <w:sz w:val="18"/>
                <w:szCs w:val="18"/>
              </w:rPr>
            </w:pPr>
            <w:r w:rsidRPr="002A571F">
              <w:rPr>
                <w:rFonts w:ascii="Consolas" w:eastAsia="Times New Roman" w:hAnsi="Consolas" w:cs="Consolas"/>
                <w:color w:val="24292E"/>
                <w:sz w:val="18"/>
                <w:szCs w:val="18"/>
              </w:rPr>
              <w:t>3. Jelaskan setiap perintah yang anda temukan dan ketahui</w:t>
            </w:r>
          </w:p>
        </w:tc>
      </w:tr>
      <w:tr w:rsidR="002A571F" w:rsidRPr="002A571F" w:rsidTr="002A571F">
        <w:tc>
          <w:tcPr>
            <w:tcW w:w="750" w:type="dxa"/>
            <w:shd w:val="clear" w:color="auto" w:fill="FFFFFF"/>
            <w:noWrap/>
            <w:tcMar>
              <w:top w:w="0" w:type="dxa"/>
              <w:left w:w="150" w:type="dxa"/>
              <w:bottom w:w="0" w:type="dxa"/>
              <w:right w:w="150" w:type="dxa"/>
            </w:tcMar>
            <w:hideMark/>
          </w:tcPr>
          <w:p w:rsidR="002A571F" w:rsidRPr="002A571F" w:rsidRDefault="002A571F" w:rsidP="002A571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2A571F" w:rsidRPr="002A571F" w:rsidRDefault="002A571F" w:rsidP="002A571F">
            <w:pPr>
              <w:spacing w:after="0" w:line="300" w:lineRule="atLeast"/>
              <w:rPr>
                <w:rFonts w:ascii="Consolas" w:eastAsia="Times New Roman" w:hAnsi="Consolas" w:cs="Consolas"/>
                <w:color w:val="24292E"/>
                <w:sz w:val="18"/>
                <w:szCs w:val="18"/>
              </w:rPr>
            </w:pPr>
          </w:p>
        </w:tc>
      </w:tr>
      <w:tr w:rsidR="002A571F" w:rsidRPr="002A571F" w:rsidTr="002A571F">
        <w:tc>
          <w:tcPr>
            <w:tcW w:w="750" w:type="dxa"/>
            <w:shd w:val="clear" w:color="auto" w:fill="FFFFFF"/>
            <w:noWrap/>
            <w:tcMar>
              <w:top w:w="0" w:type="dxa"/>
              <w:left w:w="150" w:type="dxa"/>
              <w:bottom w:w="0" w:type="dxa"/>
              <w:right w:w="150" w:type="dxa"/>
            </w:tcMar>
            <w:hideMark/>
          </w:tcPr>
          <w:p w:rsidR="002A571F" w:rsidRPr="002A571F" w:rsidRDefault="002A571F" w:rsidP="002A571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2A571F" w:rsidRPr="002A571F" w:rsidRDefault="002A571F" w:rsidP="002A571F">
            <w:pPr>
              <w:spacing w:after="0" w:line="300" w:lineRule="atLeast"/>
              <w:rPr>
                <w:rFonts w:ascii="Consolas" w:eastAsia="Times New Roman" w:hAnsi="Consolas" w:cs="Consolas"/>
                <w:color w:val="24292E"/>
                <w:sz w:val="18"/>
                <w:szCs w:val="18"/>
              </w:rPr>
            </w:pPr>
          </w:p>
        </w:tc>
      </w:tr>
      <w:tr w:rsidR="002A571F" w:rsidRPr="002A571F" w:rsidTr="002A571F">
        <w:tc>
          <w:tcPr>
            <w:tcW w:w="750" w:type="dxa"/>
            <w:shd w:val="clear" w:color="auto" w:fill="FFFFFF"/>
            <w:noWrap/>
            <w:tcMar>
              <w:top w:w="0" w:type="dxa"/>
              <w:left w:w="150" w:type="dxa"/>
              <w:bottom w:w="0" w:type="dxa"/>
              <w:right w:w="150" w:type="dxa"/>
            </w:tcMar>
            <w:hideMark/>
          </w:tcPr>
          <w:p w:rsidR="002A571F" w:rsidRPr="002A571F" w:rsidRDefault="002A571F" w:rsidP="002A571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2A571F" w:rsidRPr="002A571F" w:rsidRDefault="002A571F" w:rsidP="002A571F">
            <w:pPr>
              <w:spacing w:after="0" w:line="300" w:lineRule="atLeast"/>
              <w:rPr>
                <w:rFonts w:ascii="Consolas" w:eastAsia="Times New Roman" w:hAnsi="Consolas" w:cs="Consolas"/>
                <w:color w:val="24292E"/>
                <w:sz w:val="18"/>
                <w:szCs w:val="18"/>
              </w:rPr>
            </w:pPr>
          </w:p>
        </w:tc>
      </w:tr>
      <w:tr w:rsidR="002A571F" w:rsidRPr="002A571F" w:rsidTr="002A571F">
        <w:tc>
          <w:tcPr>
            <w:tcW w:w="750" w:type="dxa"/>
            <w:shd w:val="clear" w:color="auto" w:fill="FFFFFF"/>
            <w:noWrap/>
            <w:tcMar>
              <w:top w:w="0" w:type="dxa"/>
              <w:left w:w="150" w:type="dxa"/>
              <w:bottom w:w="0" w:type="dxa"/>
              <w:right w:w="150" w:type="dxa"/>
            </w:tcMar>
            <w:hideMark/>
          </w:tcPr>
          <w:p w:rsidR="002A571F" w:rsidRPr="002A571F" w:rsidRDefault="002A571F" w:rsidP="002A571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2A571F" w:rsidRPr="002A571F" w:rsidRDefault="002A571F" w:rsidP="002A571F">
            <w:pPr>
              <w:spacing w:after="0" w:line="300" w:lineRule="atLeast"/>
              <w:rPr>
                <w:rFonts w:ascii="Consolas" w:eastAsia="Times New Roman" w:hAnsi="Consolas" w:cs="Consolas"/>
                <w:color w:val="24292E"/>
                <w:sz w:val="18"/>
                <w:szCs w:val="18"/>
              </w:rPr>
            </w:pPr>
            <w:r w:rsidRPr="002A571F">
              <w:rPr>
                <w:rFonts w:ascii="Consolas" w:eastAsia="Times New Roman" w:hAnsi="Consolas" w:cs="Consolas"/>
                <w:color w:val="24292E"/>
                <w:sz w:val="18"/>
                <w:szCs w:val="18"/>
              </w:rPr>
              <w:tab/>
            </w:r>
            <w:r w:rsidRPr="002A571F">
              <w:rPr>
                <w:rFonts w:ascii="Consolas" w:eastAsia="Times New Roman" w:hAnsi="Consolas" w:cs="Consolas"/>
                <w:color w:val="24292E"/>
                <w:sz w:val="18"/>
                <w:szCs w:val="18"/>
              </w:rPr>
              <w:tab/>
            </w:r>
            <w:r w:rsidRPr="002A571F">
              <w:rPr>
                <w:rFonts w:ascii="Consolas" w:eastAsia="Times New Roman" w:hAnsi="Consolas" w:cs="Consolas"/>
                <w:color w:val="24292E"/>
                <w:sz w:val="18"/>
                <w:szCs w:val="18"/>
              </w:rPr>
              <w:tab/>
              <w:t>=====Selamat Mengerjakan=====</w:t>
            </w:r>
          </w:p>
        </w:tc>
      </w:tr>
    </w:tbl>
    <w:p w:rsidR="00EF4E0F" w:rsidRDefault="00EF4E0F"/>
    <w:p w:rsidR="00AF578D" w:rsidRDefault="00AF578D"/>
    <w:p w:rsidR="00AF578D" w:rsidRDefault="00AF578D">
      <w:r>
        <w:t>Soal dan Jawabannya</w:t>
      </w:r>
    </w:p>
    <w:p w:rsidR="00AF578D" w:rsidRDefault="00AF578D"/>
    <w:tbl>
      <w:tblPr>
        <w:tblW w:w="0" w:type="auto"/>
        <w:shd w:val="clear" w:color="auto" w:fill="FFFFFF"/>
        <w:tblCellMar>
          <w:top w:w="15" w:type="dxa"/>
          <w:left w:w="15" w:type="dxa"/>
          <w:bottom w:w="15" w:type="dxa"/>
          <w:right w:w="15" w:type="dxa"/>
        </w:tblCellMar>
        <w:tblLook w:val="04A0"/>
      </w:tblPr>
      <w:tblGrid>
        <w:gridCol w:w="1191"/>
        <w:gridCol w:w="8469"/>
      </w:tblGrid>
      <w:tr w:rsidR="00AF578D" w:rsidRPr="00012822" w:rsidTr="007C44CF">
        <w:trPr>
          <w:gridAfter w:val="1"/>
        </w:trPr>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&lt;!doctype html&gt;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&lt;</w:t>
            </w:r>
            <w:r w:rsidRPr="00012822">
              <w:rPr>
                <w:rFonts w:ascii="Consolas" w:eastAsia="Times New Roman" w:hAnsi="Consolas" w:cs="Consolas"/>
                <w:color w:val="22863A"/>
                <w:sz w:val="18"/>
              </w:rPr>
              <w:t>html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lang</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"en"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head</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meta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charset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"utf-8"</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meta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name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"viewport"</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content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"width=device-width, initial-scale=1, shrink-to-fit=no"</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meta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name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"description"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content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meta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name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"author"</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content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link</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rel</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"icon"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href</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"../../../../favicon.ico"</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title</w:t>
            </w:r>
            <w:r w:rsidRPr="00012822">
              <w:rPr>
                <w:rFonts w:ascii="Consolas" w:eastAsia="Times New Roman" w:hAnsi="Consolas" w:cs="Consolas"/>
                <w:color w:val="24292E"/>
                <w:sz w:val="18"/>
                <w:szCs w:val="18"/>
              </w:rPr>
              <w:t>&gt;Album example for Bootstrap&lt;/</w:t>
            </w:r>
            <w:r w:rsidRPr="00012822">
              <w:rPr>
                <w:rFonts w:ascii="Consolas" w:eastAsia="Times New Roman" w:hAnsi="Consolas" w:cs="Consolas"/>
                <w:color w:val="22863A"/>
                <w:sz w:val="18"/>
              </w:rPr>
              <w:t>title</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A737D"/>
                <w:sz w:val="18"/>
              </w:rPr>
              <w:t>&lt;!-- Bootstrap core CSS --&gt;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link</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href</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"https://getbootstrap.com/docs/4.1/dist/css/bootstrap.min.css"</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rel</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"stylesheet"</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A737D"/>
                <w:sz w:val="18"/>
              </w:rPr>
              <w:t>&lt;!-- Custom styles for this template --&gt;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link</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href</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"album.css"</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rel</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"stylesheet"</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head</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body</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header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"collapse bg-dark"</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id</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"navbarHeader"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"container"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"row"</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"col-sm-8 col-md-7 py-4"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h4</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"text-white"</w:t>
            </w:r>
            <w:r w:rsidRPr="00012822">
              <w:rPr>
                <w:rFonts w:ascii="Consolas" w:eastAsia="Times New Roman" w:hAnsi="Consolas" w:cs="Consolas"/>
                <w:color w:val="24292E"/>
                <w:sz w:val="18"/>
                <w:szCs w:val="18"/>
              </w:rPr>
              <w:t>&gt;About&lt;/</w:t>
            </w:r>
            <w:r w:rsidRPr="00012822">
              <w:rPr>
                <w:rFonts w:ascii="Consolas" w:eastAsia="Times New Roman" w:hAnsi="Consolas" w:cs="Consolas"/>
                <w:color w:val="22863A"/>
                <w:sz w:val="18"/>
              </w:rPr>
              <w:t>h4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"text-muted"</w:t>
            </w:r>
            <w:r w:rsidRPr="00012822">
              <w:rPr>
                <w:rFonts w:ascii="Consolas" w:eastAsia="Times New Roman" w:hAnsi="Consolas" w:cs="Consolas"/>
                <w:color w:val="24292E"/>
                <w:sz w:val="18"/>
                <w:szCs w:val="18"/>
              </w:rPr>
              <w:t>&gt;Add some information about the album below, the author, or any other background context. Make it a few sentences long so folks can pick up some informative tidbits. Then, link them off to some social networking sites or contact information.&lt;/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"col-sm-4 offset-md-1 py-4"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h4</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"text-white"</w:t>
            </w:r>
            <w:r w:rsidRPr="00012822">
              <w:rPr>
                <w:rFonts w:ascii="Consolas" w:eastAsia="Times New Roman" w:hAnsi="Consolas" w:cs="Consolas"/>
                <w:color w:val="24292E"/>
                <w:sz w:val="18"/>
                <w:szCs w:val="18"/>
              </w:rPr>
              <w:t>&gt;Contact&lt;/</w:t>
            </w:r>
            <w:r w:rsidRPr="00012822">
              <w:rPr>
                <w:rFonts w:ascii="Consolas" w:eastAsia="Times New Roman" w:hAnsi="Consolas" w:cs="Consolas"/>
                <w:color w:val="22863A"/>
                <w:sz w:val="18"/>
              </w:rPr>
              <w:t>h4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ul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"list-unstyled"</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li</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href</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"text-white"</w:t>
            </w:r>
            <w:r w:rsidRPr="00012822">
              <w:rPr>
                <w:rFonts w:ascii="Consolas" w:eastAsia="Times New Roman" w:hAnsi="Consolas" w:cs="Consolas"/>
                <w:color w:val="24292E"/>
                <w:sz w:val="18"/>
                <w:szCs w:val="18"/>
              </w:rPr>
              <w:t>&gt;Follow on Twitter&lt;/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li</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li</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href</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"text-white"</w:t>
            </w:r>
            <w:r w:rsidRPr="00012822">
              <w:rPr>
                <w:rFonts w:ascii="Consolas" w:eastAsia="Times New Roman" w:hAnsi="Consolas" w:cs="Consolas"/>
                <w:color w:val="24292E"/>
                <w:sz w:val="18"/>
                <w:szCs w:val="18"/>
              </w:rPr>
              <w:t>&gt;Like on Facebook&lt;/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li</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li</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href</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"text-white"</w:t>
            </w:r>
            <w:r w:rsidRPr="00012822">
              <w:rPr>
                <w:rFonts w:ascii="Consolas" w:eastAsia="Times New Roman" w:hAnsi="Consolas" w:cs="Consolas"/>
                <w:color w:val="24292E"/>
                <w:sz w:val="18"/>
                <w:szCs w:val="18"/>
              </w:rPr>
              <w:t>&gt;Email me&lt;/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li</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ul</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"navbar navbar-dark bg-dark box-shadow"</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"container d-flex justify-content-between"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href</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"navbar-brand d-flex align-items-center"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svg</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xmlns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"http://www.w3.org/2000/svg"</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width</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"20"</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height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"20"</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viewBox</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"0 0 24 24"</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fill</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"none"</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stroke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"currentColor"</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stroke-width</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"2"</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stroke-linecap</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"round"</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stroke-linejoin</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"round"</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"mr-2"</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path</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d</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"M23 19a2 2 0 0 1-2 2H3a2 2 0 0 1-2-2V8a2 2 0 0 1 2-2h4l2-3h6l2 3h4a2 2 0 0 1 2 2z"</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path</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circle</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cx</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"12"</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cy</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"13"</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r</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"4"</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circle</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svg</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strong</w:t>
            </w:r>
            <w:r w:rsidRPr="00012822">
              <w:rPr>
                <w:rFonts w:ascii="Consolas" w:eastAsia="Times New Roman" w:hAnsi="Consolas" w:cs="Consolas"/>
                <w:color w:val="24292E"/>
                <w:sz w:val="18"/>
                <w:szCs w:val="18"/>
              </w:rPr>
              <w:t>&gt;Album&lt;/</w:t>
            </w:r>
            <w:r w:rsidRPr="00012822">
              <w:rPr>
                <w:rFonts w:ascii="Consolas" w:eastAsia="Times New Roman" w:hAnsi="Consolas" w:cs="Consolas"/>
                <w:color w:val="22863A"/>
                <w:sz w:val="18"/>
              </w:rPr>
              <w:t>strong</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"navbar-toggler"</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data-toggle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"collapse"</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data-target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"#navbarHeader"</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aria-controls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"navbarHeader"</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aria-expanded</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"false"</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aria-label</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"Toggle navigation"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span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"navbar-toggler-icon"</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span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header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main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role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"main"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section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"jumbotron text-center"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"container"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h1</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"jumbotron-heading"</w:t>
            </w:r>
            <w:r w:rsidRPr="00012822">
              <w:rPr>
                <w:rFonts w:ascii="Consolas" w:eastAsia="Times New Roman" w:hAnsi="Consolas" w:cs="Consolas"/>
                <w:color w:val="24292E"/>
                <w:sz w:val="18"/>
                <w:szCs w:val="18"/>
              </w:rPr>
              <w:t>&gt;Album example&lt;/</w:t>
            </w:r>
            <w:r w:rsidRPr="00012822">
              <w:rPr>
                <w:rFonts w:ascii="Consolas" w:eastAsia="Times New Roman" w:hAnsi="Consolas" w:cs="Consolas"/>
                <w:color w:val="22863A"/>
                <w:sz w:val="18"/>
              </w:rPr>
              <w:t>h1</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"lead text-muted"</w:t>
            </w:r>
            <w:r w:rsidRPr="00012822">
              <w:rPr>
                <w:rFonts w:ascii="Consolas" w:eastAsia="Times New Roman" w:hAnsi="Consolas" w:cs="Consolas"/>
                <w:color w:val="24292E"/>
                <w:sz w:val="18"/>
                <w:szCs w:val="18"/>
              </w:rPr>
              <w:t>&gt;Something short and leading about the collection below—its contents, the creator, etc. Make it short and sweet, but not too short so folks don't simply skip over it entirely.&lt;/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href</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btn-primary my-2"</w:t>
            </w:r>
            <w:r w:rsidRPr="00012822">
              <w:rPr>
                <w:rFonts w:ascii="Consolas" w:eastAsia="Times New Roman" w:hAnsi="Consolas" w:cs="Consolas"/>
                <w:color w:val="24292E"/>
                <w:sz w:val="18"/>
                <w:szCs w:val="18"/>
              </w:rPr>
              <w:t>&gt;Main call to action&lt;/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href</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btn-secondary my-2"</w:t>
            </w:r>
            <w:r w:rsidRPr="00012822">
              <w:rPr>
                <w:rFonts w:ascii="Consolas" w:eastAsia="Times New Roman" w:hAnsi="Consolas" w:cs="Consolas"/>
                <w:color w:val="24292E"/>
                <w:sz w:val="18"/>
                <w:szCs w:val="18"/>
              </w:rPr>
              <w:t>&gt;Secondary action&lt;/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section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"album py-5 bg-light"</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"container"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"row"</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"col-md-4"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mb-4 box-shadow"</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img</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"card-img-top"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data-src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"holder.js/100px225?theme=thumb&amp;bg=55595c&amp;fg=eceeef&amp;text=Thumbnail"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alt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image cap"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"card-body"</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"card-text"</w:t>
            </w:r>
            <w:r w:rsidRPr="00012822">
              <w:rPr>
                <w:rFonts w:ascii="Consolas" w:eastAsia="Times New Roman" w:hAnsi="Consolas" w:cs="Consolas"/>
                <w:color w:val="24292E"/>
                <w:sz w:val="18"/>
                <w:szCs w:val="18"/>
              </w:rPr>
              <w:t>&gt;This is a wider card with supporting text below as a natural lead-in to additional content. This content is a little bit longer.&lt;/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"d-flex justify-content-between align-items-center"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"btn-group"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&gt;View&lt;/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&gt;Edit&lt;/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"text-muted"</w:t>
            </w:r>
            <w:r w:rsidRPr="00012822">
              <w:rPr>
                <w:rFonts w:ascii="Consolas" w:eastAsia="Times New Roman" w:hAnsi="Consolas" w:cs="Consolas"/>
                <w:color w:val="24292E"/>
                <w:sz w:val="18"/>
                <w:szCs w:val="18"/>
              </w:rPr>
              <w:t>&gt;9 mins&lt;/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"col-md-4"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mb-4 box-shadow"</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img</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"card-img-top"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data-src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"holder.js/100px225?theme=thumb&amp;bg=55595c&amp;fg=eceeef&amp;text=Thumbnail"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alt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image cap"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"card-body"</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"card-text"</w:t>
            </w:r>
            <w:r w:rsidRPr="00012822">
              <w:rPr>
                <w:rFonts w:ascii="Consolas" w:eastAsia="Times New Roman" w:hAnsi="Consolas" w:cs="Consolas"/>
                <w:color w:val="24292E"/>
                <w:sz w:val="18"/>
                <w:szCs w:val="18"/>
              </w:rPr>
              <w:t>&gt;This is a wider card with supporting text below as a natural lead-in to additional content. This content is a little bit longer.&lt;/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"d-flex justify-content-between align-items-center"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"btn-group"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&gt;View&lt;/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&gt;Edit&lt;/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"text-muted"</w:t>
            </w:r>
            <w:r w:rsidRPr="00012822">
              <w:rPr>
                <w:rFonts w:ascii="Consolas" w:eastAsia="Times New Roman" w:hAnsi="Consolas" w:cs="Consolas"/>
                <w:color w:val="24292E"/>
                <w:sz w:val="18"/>
                <w:szCs w:val="18"/>
              </w:rPr>
              <w:t>&gt;9 mins&lt;/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"col-md-4"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mb-4 box-shadow"</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img</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"card-img-top"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data-src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"holder.js/100px225?theme=thumb&amp;bg=55595c&amp;fg=eceeef&amp;text=Thumbnail"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alt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image cap"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"card-body"</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"card-text"</w:t>
            </w:r>
            <w:r w:rsidRPr="00012822">
              <w:rPr>
                <w:rFonts w:ascii="Consolas" w:eastAsia="Times New Roman" w:hAnsi="Consolas" w:cs="Consolas"/>
                <w:color w:val="24292E"/>
                <w:sz w:val="18"/>
                <w:szCs w:val="18"/>
              </w:rPr>
              <w:t>&gt;This is a wider card with supporting text below as a natural lead-in to additional content. This content is a little bit longer.&lt;/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"d-flex justify-content-between align-items-center"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"btn-group"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&gt;View&lt;/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&gt;Edit&lt;/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"text-muted"</w:t>
            </w:r>
            <w:r w:rsidRPr="00012822">
              <w:rPr>
                <w:rFonts w:ascii="Consolas" w:eastAsia="Times New Roman" w:hAnsi="Consolas" w:cs="Consolas"/>
                <w:color w:val="24292E"/>
                <w:sz w:val="18"/>
                <w:szCs w:val="18"/>
              </w:rPr>
              <w:t>&gt;9 mins&lt;/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"col-md-4"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mb-4 box-shadow"</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img</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"card-img-top"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data-src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"holder.js/100px225?theme=thumb&amp;bg=55595c&amp;fg=eceeef&amp;text=Thumbnail"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alt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image cap"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"card-body"</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"card-text"</w:t>
            </w:r>
            <w:r w:rsidRPr="00012822">
              <w:rPr>
                <w:rFonts w:ascii="Consolas" w:eastAsia="Times New Roman" w:hAnsi="Consolas" w:cs="Consolas"/>
                <w:color w:val="24292E"/>
                <w:sz w:val="18"/>
                <w:szCs w:val="18"/>
              </w:rPr>
              <w:t>&gt;This is a wider card with supporting text below as a natural lead-in to additional content. This content is a little bit longer.&lt;/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"d-flex justify-content-between align-items-center"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"btn-group"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&gt;View&lt;/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&gt;Edit&lt;/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"text-muted"</w:t>
            </w:r>
            <w:r w:rsidRPr="00012822">
              <w:rPr>
                <w:rFonts w:ascii="Consolas" w:eastAsia="Times New Roman" w:hAnsi="Consolas" w:cs="Consolas"/>
                <w:color w:val="24292E"/>
                <w:sz w:val="18"/>
                <w:szCs w:val="18"/>
              </w:rPr>
              <w:t>&gt;9 mins&lt;/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"col-md-4"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mb-4 box-shadow"</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img</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"card-img-top"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data-src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"holder.js/100px225?theme=thumb&amp;bg=55595c&amp;fg=eceeef&amp;text=Thumbnail"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alt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image cap"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"card-body"</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"card-text"</w:t>
            </w:r>
            <w:r w:rsidRPr="00012822">
              <w:rPr>
                <w:rFonts w:ascii="Consolas" w:eastAsia="Times New Roman" w:hAnsi="Consolas" w:cs="Consolas"/>
                <w:color w:val="24292E"/>
                <w:sz w:val="18"/>
                <w:szCs w:val="18"/>
              </w:rPr>
              <w:t>&gt;This is a wider card with supporting text below as a natural lead-in to additional content. This content is a little bit longer.&lt;/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"d-flex justify-content-between align-items-center"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"btn-group"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&gt;View&lt;/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&gt;Edit&lt;/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"text-muted"</w:t>
            </w:r>
            <w:r w:rsidRPr="00012822">
              <w:rPr>
                <w:rFonts w:ascii="Consolas" w:eastAsia="Times New Roman" w:hAnsi="Consolas" w:cs="Consolas"/>
                <w:color w:val="24292E"/>
                <w:sz w:val="18"/>
                <w:szCs w:val="18"/>
              </w:rPr>
              <w:t>&gt;9 mins&lt;/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"col-md-4"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mb-4 box-shadow"</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img</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"card-img-top"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data-src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"holder.js/100px225?theme=thumb&amp;bg=55595c&amp;fg=eceeef&amp;text=Thumbnail"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alt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image cap"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"card-body"</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"card-text"</w:t>
            </w:r>
            <w:r w:rsidRPr="00012822">
              <w:rPr>
                <w:rFonts w:ascii="Consolas" w:eastAsia="Times New Roman" w:hAnsi="Consolas" w:cs="Consolas"/>
                <w:color w:val="24292E"/>
                <w:sz w:val="18"/>
                <w:szCs w:val="18"/>
              </w:rPr>
              <w:t>&gt;This is a wider card with supporting text below as a natural lead-in to additional content. This content is a little bit longer.&lt;/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"d-flex justify-content-between align-items-center"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"btn-group"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&gt;View&lt;/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&gt;Edit&lt;/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"text-muted"</w:t>
            </w:r>
            <w:r w:rsidRPr="00012822">
              <w:rPr>
                <w:rFonts w:ascii="Consolas" w:eastAsia="Times New Roman" w:hAnsi="Consolas" w:cs="Consolas"/>
                <w:color w:val="24292E"/>
                <w:sz w:val="18"/>
                <w:szCs w:val="18"/>
              </w:rPr>
              <w:t>&gt;9 mins&lt;/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"col-md-4"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mb-4 box-shadow"</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img</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"card-img-top"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data-src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"holder.js/100px225?theme=thumb&amp;bg=55595c&amp;fg=eceeef&amp;text=Thumbnail"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alt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image cap"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"card-body"</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"card-text"</w:t>
            </w:r>
            <w:r w:rsidRPr="00012822">
              <w:rPr>
                <w:rFonts w:ascii="Consolas" w:eastAsia="Times New Roman" w:hAnsi="Consolas" w:cs="Consolas"/>
                <w:color w:val="24292E"/>
                <w:sz w:val="18"/>
                <w:szCs w:val="18"/>
              </w:rPr>
              <w:t>&gt;This is a wider card with supporting text below as a natural lead-in to additional content. This content is a little bit longer.&lt;/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"d-flex justify-content-between align-items-center"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"btn-group"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&gt;View&lt;/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&gt;Edit&lt;/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"text-muted"</w:t>
            </w:r>
            <w:r w:rsidRPr="00012822">
              <w:rPr>
                <w:rFonts w:ascii="Consolas" w:eastAsia="Times New Roman" w:hAnsi="Consolas" w:cs="Consolas"/>
                <w:color w:val="24292E"/>
                <w:sz w:val="18"/>
                <w:szCs w:val="18"/>
              </w:rPr>
              <w:t>&gt;9 mins&lt;/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"col-md-4"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mb-4 box-shadow"</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img</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"card-img-top"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data-src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"holder.js/100px225?theme=thumb&amp;bg=55595c&amp;fg=eceeef&amp;text=Thumbnail"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alt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image cap"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"card-body"</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"card-text"</w:t>
            </w:r>
            <w:r w:rsidRPr="00012822">
              <w:rPr>
                <w:rFonts w:ascii="Consolas" w:eastAsia="Times New Roman" w:hAnsi="Consolas" w:cs="Consolas"/>
                <w:color w:val="24292E"/>
                <w:sz w:val="18"/>
                <w:szCs w:val="18"/>
              </w:rPr>
              <w:t>&gt;This is a wider card with supporting text below as a natural lead-in to additional content. This content is a little bit longer.&lt;/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"d-flex justify-content-between align-items-center"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"btn-group"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&gt;View&lt;/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&gt;Edit&lt;/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"text-muted"</w:t>
            </w:r>
            <w:r w:rsidRPr="00012822">
              <w:rPr>
                <w:rFonts w:ascii="Consolas" w:eastAsia="Times New Roman" w:hAnsi="Consolas" w:cs="Consolas"/>
                <w:color w:val="24292E"/>
                <w:sz w:val="18"/>
                <w:szCs w:val="18"/>
              </w:rPr>
              <w:t>&gt;9 mins&lt;/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"col-md-4"</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mb-4 box-shadow"</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img</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"card-img-top"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data-src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"holder.js/100px225?theme=thumb&amp;bg=55595c&amp;fg=eceeef&amp;text=Thumbnail"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alt</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 image cap"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"card-body"</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"card-text"</w:t>
            </w:r>
            <w:r w:rsidRPr="00012822">
              <w:rPr>
                <w:rFonts w:ascii="Consolas" w:eastAsia="Times New Roman" w:hAnsi="Consolas" w:cs="Consolas"/>
                <w:color w:val="24292E"/>
                <w:sz w:val="18"/>
                <w:szCs w:val="18"/>
              </w:rPr>
              <w:t>&gt;This is a wider card with supporting text below as a natural lead-in to additional content. This content is a little bit longer.&lt;/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"d-flex justify-content-between align-items-center"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"btn-group"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&gt;View&lt;/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type</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"button"</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"btn btn-sm btn-outline-secondary"</w:t>
            </w:r>
            <w:r w:rsidRPr="00012822">
              <w:rPr>
                <w:rFonts w:ascii="Consolas" w:eastAsia="Times New Roman" w:hAnsi="Consolas" w:cs="Consolas"/>
                <w:color w:val="24292E"/>
                <w:sz w:val="18"/>
                <w:szCs w:val="18"/>
              </w:rPr>
              <w:t>&gt;Edit&lt;/</w:t>
            </w:r>
            <w:r w:rsidRPr="00012822">
              <w:rPr>
                <w:rFonts w:ascii="Consolas" w:eastAsia="Times New Roman" w:hAnsi="Consolas" w:cs="Consolas"/>
                <w:color w:val="22863A"/>
                <w:sz w:val="18"/>
              </w:rPr>
              <w:t>button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"text-muted"</w:t>
            </w:r>
            <w:r w:rsidRPr="00012822">
              <w:rPr>
                <w:rFonts w:ascii="Consolas" w:eastAsia="Times New Roman" w:hAnsi="Consolas" w:cs="Consolas"/>
                <w:color w:val="24292E"/>
                <w:sz w:val="18"/>
                <w:szCs w:val="18"/>
              </w:rPr>
              <w:t>&gt;9 mins&lt;/</w:t>
            </w:r>
            <w:r w:rsidRPr="00012822">
              <w:rPr>
                <w:rFonts w:ascii="Consolas" w:eastAsia="Times New Roman" w:hAnsi="Consolas" w:cs="Consolas"/>
                <w:color w:val="22863A"/>
                <w:sz w:val="18"/>
              </w:rPr>
              <w:t>small</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main</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footer</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"text-muted"</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"container"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class</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"float-right"</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href</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w:t>
            </w:r>
            <w:r w:rsidRPr="00012822">
              <w:rPr>
                <w:rFonts w:ascii="Consolas" w:eastAsia="Times New Roman" w:hAnsi="Consolas" w:cs="Consolas"/>
                <w:color w:val="24292E"/>
                <w:sz w:val="18"/>
                <w:szCs w:val="18"/>
              </w:rPr>
              <w:t>&gt;Back to top&lt;/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 xml:space="preserve">&gt;Album example is </w:t>
            </w:r>
            <w:r w:rsidRPr="00012822">
              <w:rPr>
                <w:rFonts w:ascii="Consolas" w:eastAsia="Times New Roman" w:hAnsi="Consolas" w:cs="Consolas"/>
                <w:color w:val="005CC5"/>
                <w:sz w:val="18"/>
              </w:rPr>
              <w:t>&amp;</w:t>
            </w:r>
            <w:r w:rsidRPr="00012822">
              <w:rPr>
                <w:rFonts w:ascii="Consolas" w:eastAsia="Times New Roman" w:hAnsi="Consolas" w:cs="Consolas"/>
                <w:color w:val="6F42C1"/>
                <w:sz w:val="18"/>
              </w:rPr>
              <w:t>copy</w:t>
            </w:r>
            <w:r w:rsidRPr="00012822">
              <w:rPr>
                <w:rFonts w:ascii="Consolas" w:eastAsia="Times New Roman" w:hAnsi="Consolas" w:cs="Consolas"/>
                <w:color w:val="005CC5"/>
                <w:sz w:val="18"/>
              </w:rPr>
              <w:t>;</w:t>
            </w:r>
            <w:r w:rsidRPr="00012822">
              <w:rPr>
                <w:rFonts w:ascii="Consolas" w:eastAsia="Times New Roman" w:hAnsi="Consolas" w:cs="Consolas"/>
                <w:color w:val="24292E"/>
                <w:sz w:val="18"/>
                <w:szCs w:val="18"/>
              </w:rPr>
              <w:t xml:space="preserve"> Bootstrap, but please download and customize it for yourself!&lt;/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&gt;New to Bootstrap? &lt;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href</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w:t>
            </w:r>
            <w:r w:rsidRPr="00012822">
              <w:rPr>
                <w:rFonts w:ascii="Consolas" w:eastAsia="Times New Roman" w:hAnsi="Consolas" w:cs="Consolas"/>
                <w:color w:val="24292E"/>
                <w:sz w:val="18"/>
                <w:szCs w:val="18"/>
              </w:rPr>
              <w:t>&gt;Visit the homepage&lt;/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&gt; or read our &lt;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href</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"../../getting-started/"</w:t>
            </w:r>
            <w:r w:rsidRPr="00012822">
              <w:rPr>
                <w:rFonts w:ascii="Consolas" w:eastAsia="Times New Roman" w:hAnsi="Consolas" w:cs="Consolas"/>
                <w:color w:val="24292E"/>
                <w:sz w:val="18"/>
                <w:szCs w:val="18"/>
              </w:rPr>
              <w:t>&gt;getting started guide&lt;/</w:t>
            </w:r>
            <w:r w:rsidRPr="00012822">
              <w:rPr>
                <w:rFonts w:ascii="Consolas" w:eastAsia="Times New Roman" w:hAnsi="Consolas" w:cs="Consolas"/>
                <w:color w:val="22863A"/>
                <w:sz w:val="18"/>
              </w:rPr>
              <w:t>a</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p</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div</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footer</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A737D"/>
                <w:sz w:val="18"/>
              </w:rPr>
              <w:t>&lt;!-- Bootstrap core JavaScript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6A737D"/>
                <w:sz w:val="18"/>
              </w:rPr>
              <w:t xml:space="preserve">    ================================================== --&gt;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A737D"/>
                <w:sz w:val="18"/>
              </w:rPr>
              <w:t>&lt;!-- Placed at the end of the document so the pages load faster --&gt;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script</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"https://code.jquery.com/jquery-3.3.1.slim.min.js"</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integrity</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"sha384-q8i/X+965DzO0rT7abK41JStQIAqVgRVzpbzo5smXKp4YfRvH+8abtTE1Pi6jizo"</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crossorigin</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"anonymous"</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script</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script</w:t>
            </w:r>
            <w:r w:rsidRPr="00012822">
              <w:rPr>
                <w:rFonts w:ascii="Consolas" w:eastAsia="Times New Roman" w:hAnsi="Consolas" w:cs="Consolas"/>
                <w:color w:val="24292E"/>
                <w:sz w:val="18"/>
                <w:szCs w:val="18"/>
              </w:rPr>
              <w:t>&gt;</w:t>
            </w:r>
            <w:r w:rsidRPr="00012822">
              <w:rPr>
                <w:rFonts w:ascii="Consolas" w:eastAsia="Times New Roman" w:hAnsi="Consolas" w:cs="Consolas"/>
                <w:color w:val="005CC5"/>
                <w:sz w:val="18"/>
              </w:rPr>
              <w:t>window</w:t>
            </w:r>
            <w:r w:rsidRPr="00012822">
              <w:rPr>
                <w:rFonts w:ascii="Consolas" w:eastAsia="Times New Roman" w:hAnsi="Consolas" w:cs="Consolas"/>
                <w:color w:val="24292E"/>
                <w:sz w:val="18"/>
              </w:rPr>
              <w:t xml:space="preserve">.jQuery </w:t>
            </w:r>
            <w:r w:rsidRPr="00012822">
              <w:rPr>
                <w:rFonts w:ascii="Consolas" w:eastAsia="Times New Roman" w:hAnsi="Consolas" w:cs="Consolas"/>
                <w:color w:val="D73A49"/>
                <w:sz w:val="18"/>
              </w:rPr>
              <w:t>||</w:t>
            </w:r>
            <w:r w:rsidRPr="00012822">
              <w:rPr>
                <w:rFonts w:ascii="Consolas" w:eastAsia="Times New Roman" w:hAnsi="Consolas" w:cs="Consolas"/>
                <w:color w:val="24292E"/>
                <w:sz w:val="18"/>
              </w:rPr>
              <w:t xml:space="preserve"> </w:t>
            </w:r>
            <w:r w:rsidRPr="00012822">
              <w:rPr>
                <w:rFonts w:ascii="Consolas" w:eastAsia="Times New Roman" w:hAnsi="Consolas" w:cs="Consolas"/>
                <w:color w:val="005CC5"/>
                <w:sz w:val="18"/>
              </w:rPr>
              <w:t>document</w:t>
            </w:r>
            <w:r w:rsidRPr="00012822">
              <w:rPr>
                <w:rFonts w:ascii="Consolas" w:eastAsia="Times New Roman" w:hAnsi="Consolas" w:cs="Consolas"/>
                <w:color w:val="24292E"/>
                <w:sz w:val="18"/>
              </w:rPr>
              <w:t>.</w:t>
            </w:r>
            <w:r w:rsidRPr="00012822">
              <w:rPr>
                <w:rFonts w:ascii="Consolas" w:eastAsia="Times New Roman" w:hAnsi="Consolas" w:cs="Consolas"/>
                <w:color w:val="005CC5"/>
                <w:sz w:val="18"/>
              </w:rPr>
              <w:t>write</w:t>
            </w:r>
            <w:r w:rsidRPr="00012822">
              <w:rPr>
                <w:rFonts w:ascii="Consolas" w:eastAsia="Times New Roman" w:hAnsi="Consolas" w:cs="Consolas"/>
                <w:color w:val="24292E"/>
                <w:sz w:val="18"/>
              </w:rPr>
              <w:t>(</w:t>
            </w:r>
            <w:r w:rsidRPr="00012822">
              <w:rPr>
                <w:rFonts w:ascii="Consolas" w:eastAsia="Times New Roman" w:hAnsi="Consolas" w:cs="Consolas"/>
                <w:color w:val="032F62"/>
                <w:sz w:val="18"/>
              </w:rPr>
              <w:t xml:space="preserve">'&lt;script </w:t>
            </w:r>
            <w:r w:rsidRPr="00012822">
              <w:rPr>
                <w:rFonts w:ascii="Consolas" w:eastAsia="Times New Roman" w:hAnsi="Consolas" w:cs="Consolas"/>
                <w:color w:val="032F62"/>
                <w:sz w:val="18"/>
              </w:rPr>
              <w:lastRenderedPageBreak/>
              <w:t>src="../../assets/js/vendor/jquery-slim.min.js"&gt;&lt;\/script&gt;'</w:t>
            </w:r>
            <w:r w:rsidRPr="00012822">
              <w:rPr>
                <w:rFonts w:ascii="Consolas" w:eastAsia="Times New Roman" w:hAnsi="Consolas" w:cs="Consolas"/>
                <w:color w:val="24292E"/>
                <w:sz w:val="18"/>
              </w:rPr>
              <w:t>)</w:t>
            </w:r>
            <w:r w:rsidRPr="00012822">
              <w:rPr>
                <w:rFonts w:ascii="Consolas" w:eastAsia="Times New Roman" w:hAnsi="Consolas" w:cs="Consolas"/>
                <w:color w:val="24292E"/>
                <w:sz w:val="18"/>
                <w:szCs w:val="18"/>
              </w:rPr>
              <w:t>&lt;/</w:t>
            </w:r>
            <w:r w:rsidRPr="00012822">
              <w:rPr>
                <w:rFonts w:ascii="Consolas" w:eastAsia="Times New Roman" w:hAnsi="Consolas" w:cs="Consolas"/>
                <w:color w:val="22863A"/>
                <w:sz w:val="18"/>
              </w:rPr>
              <w:t>script</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script</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"https://getbootstrap.com/docs/4.1/assets/js/vendor/popper.min.js"</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script</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script</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"https://getbootstrap.com/docs/4.1/dist/js/bootstrap.min.js"</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script</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script</w:t>
            </w:r>
            <w:r w:rsidRPr="00012822">
              <w:rPr>
                <w:rFonts w:ascii="Consolas" w:eastAsia="Times New Roman" w:hAnsi="Consolas" w:cs="Consolas"/>
                <w:color w:val="24292E"/>
                <w:sz w:val="18"/>
                <w:szCs w:val="18"/>
              </w:rPr>
              <w:t xml:space="preserve"> </w:t>
            </w:r>
            <w:r w:rsidRPr="00012822">
              <w:rPr>
                <w:rFonts w:ascii="Consolas" w:eastAsia="Times New Roman" w:hAnsi="Consolas" w:cs="Consolas"/>
                <w:color w:val="6F42C1"/>
                <w:sz w:val="18"/>
              </w:rPr>
              <w:t>src</w:t>
            </w:r>
            <w:r w:rsidRPr="00012822">
              <w:rPr>
                <w:rFonts w:ascii="Consolas" w:eastAsia="Times New Roman" w:hAnsi="Consolas" w:cs="Consolas"/>
                <w:color w:val="24292E"/>
                <w:sz w:val="18"/>
                <w:szCs w:val="18"/>
              </w:rPr>
              <w:t>=</w:t>
            </w:r>
            <w:r w:rsidRPr="00012822">
              <w:rPr>
                <w:rFonts w:ascii="Consolas" w:eastAsia="Times New Roman" w:hAnsi="Consolas" w:cs="Consolas"/>
                <w:color w:val="032F62"/>
                <w:sz w:val="18"/>
              </w:rPr>
              <w:t>"https://getbootstrap.com/docs/4.1/assets/js/vendor/holder.min.js"</w:t>
            </w:r>
            <w:r w:rsidRPr="00012822">
              <w:rPr>
                <w:rFonts w:ascii="Consolas" w:eastAsia="Times New Roman" w:hAnsi="Consolas" w:cs="Consolas"/>
                <w:color w:val="24292E"/>
                <w:sz w:val="18"/>
                <w:szCs w:val="18"/>
              </w:rPr>
              <w:t>&gt;&lt;/</w:t>
            </w:r>
            <w:r w:rsidRPr="00012822">
              <w:rPr>
                <w:rFonts w:ascii="Consolas" w:eastAsia="Times New Roman" w:hAnsi="Consolas" w:cs="Consolas"/>
                <w:color w:val="22863A"/>
                <w:sz w:val="18"/>
              </w:rPr>
              <w:t>script</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 xml:space="preserve">  &lt;/</w:t>
            </w:r>
            <w:r w:rsidRPr="00012822">
              <w:rPr>
                <w:rFonts w:ascii="Consolas" w:eastAsia="Times New Roman" w:hAnsi="Consolas" w:cs="Consolas"/>
                <w:color w:val="22863A"/>
                <w:sz w:val="18"/>
              </w:rPr>
              <w:t>body</w:t>
            </w:r>
            <w:r w:rsidRPr="00012822">
              <w:rPr>
                <w:rFonts w:ascii="Consolas" w:eastAsia="Times New Roman" w:hAnsi="Consolas" w:cs="Consolas"/>
                <w:color w:val="24292E"/>
                <w:sz w:val="18"/>
                <w:szCs w:val="18"/>
              </w:rPr>
              <w:t>&gt;</w:t>
            </w:r>
          </w:p>
        </w:tc>
      </w:tr>
      <w:tr w:rsidR="00AF578D" w:rsidRPr="00012822" w:rsidTr="007C44CF">
        <w:tc>
          <w:tcPr>
            <w:tcW w:w="750" w:type="dxa"/>
            <w:shd w:val="clear" w:color="auto" w:fill="FFFFFF"/>
            <w:noWrap/>
            <w:tcMar>
              <w:top w:w="0" w:type="dxa"/>
              <w:left w:w="150" w:type="dxa"/>
              <w:bottom w:w="0" w:type="dxa"/>
              <w:right w:w="150" w:type="dxa"/>
            </w:tcMar>
            <w:hideMark/>
          </w:tcPr>
          <w:p w:rsidR="00AF578D" w:rsidRPr="00012822" w:rsidRDefault="00AF578D" w:rsidP="007C44C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F578D" w:rsidRPr="00012822" w:rsidRDefault="00AF578D" w:rsidP="007C44CF">
            <w:pPr>
              <w:spacing w:after="0" w:line="300" w:lineRule="atLeast"/>
              <w:rPr>
                <w:rFonts w:ascii="Consolas" w:eastAsia="Times New Roman" w:hAnsi="Consolas" w:cs="Consolas"/>
                <w:color w:val="24292E"/>
                <w:sz w:val="18"/>
                <w:szCs w:val="18"/>
              </w:rPr>
            </w:pPr>
            <w:r w:rsidRPr="00012822">
              <w:rPr>
                <w:rFonts w:ascii="Consolas" w:eastAsia="Times New Roman" w:hAnsi="Consolas" w:cs="Consolas"/>
                <w:color w:val="24292E"/>
                <w:sz w:val="18"/>
                <w:szCs w:val="18"/>
              </w:rPr>
              <w:t>&lt;/</w:t>
            </w:r>
            <w:r w:rsidRPr="00012822">
              <w:rPr>
                <w:rFonts w:ascii="Consolas" w:eastAsia="Times New Roman" w:hAnsi="Consolas" w:cs="Consolas"/>
                <w:color w:val="22863A"/>
                <w:sz w:val="18"/>
              </w:rPr>
              <w:t>html</w:t>
            </w:r>
            <w:r w:rsidRPr="00012822">
              <w:rPr>
                <w:rFonts w:ascii="Consolas" w:eastAsia="Times New Roman" w:hAnsi="Consolas" w:cs="Consolas"/>
                <w:color w:val="24292E"/>
                <w:sz w:val="18"/>
                <w:szCs w:val="18"/>
              </w:rPr>
              <w:t>&gt;</w:t>
            </w:r>
          </w:p>
        </w:tc>
      </w:tr>
    </w:tbl>
    <w:p w:rsidR="00AF578D" w:rsidRDefault="00AF578D" w:rsidP="00AF578D"/>
    <w:p w:rsidR="00AF578D" w:rsidRDefault="00AF578D"/>
    <w:p w:rsidR="00AF578D" w:rsidRDefault="00AF578D"/>
    <w:p w:rsidR="00AF578D" w:rsidRDefault="00AF578D"/>
    <w:tbl>
      <w:tblPr>
        <w:tblW w:w="9450" w:type="dxa"/>
        <w:tblCellSpacing w:w="0" w:type="dxa"/>
        <w:tblCellMar>
          <w:left w:w="0" w:type="dxa"/>
          <w:right w:w="0" w:type="dxa"/>
        </w:tblCellMar>
        <w:tblLook w:val="04A0"/>
      </w:tblPr>
      <w:tblGrid>
        <w:gridCol w:w="525"/>
        <w:gridCol w:w="8925"/>
      </w:tblGrid>
      <w:tr w:rsidR="005057BF" w:rsidRPr="001E026C" w:rsidTr="007C44CF">
        <w:trPr>
          <w:tblCellSpacing w:w="0" w:type="dxa"/>
        </w:trPr>
        <w:tc>
          <w:tcPr>
            <w:tcW w:w="0" w:type="auto"/>
            <w:vAlign w:val="center"/>
            <w:hideMark/>
          </w:tcPr>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2</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3</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4</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5</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6</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7</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8</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9</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10</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11</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12</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13</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14</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15</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16</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17</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18</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19</w:t>
            </w:r>
          </w:p>
        </w:tc>
        <w:tc>
          <w:tcPr>
            <w:tcW w:w="8925" w:type="dxa"/>
            <w:vAlign w:val="center"/>
            <w:hideMark/>
          </w:tcPr>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List  pembelian = [10, 20, 30, 40]</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List penjualan = [5, 6, 3, 2, 1, 3]</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println</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stokFifo(pembelian, hitungTotal(pembelian, penjualan))</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hitungTotal(List pembelian, List penjualan)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pembelian.sum() - penjualan.sum()</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List stokFifo(List pembelian, 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sisa)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List hasil =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pembelian.each</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 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jumlah -&gt;</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if</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(sisa &gt; 0)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delta = (jumlah &gt;= sisa)? jumlah: sisa  // BUG YANG DISENGAJA!</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sisa -= delta</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hasil &lt;&lt; delta</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hasil</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w:t>
            </w:r>
          </w:p>
        </w:tc>
      </w:tr>
    </w:tbl>
    <w:p w:rsidR="005057BF" w:rsidRPr="001E026C" w:rsidRDefault="005057BF" w:rsidP="005057BF">
      <w:pPr>
        <w:shd w:val="clear" w:color="auto" w:fill="FFFFFF"/>
        <w:spacing w:after="0" w:line="240" w:lineRule="auto"/>
        <w:rPr>
          <w:rFonts w:ascii="Arial" w:eastAsia="Times New Roman" w:hAnsi="Arial" w:cs="Arial"/>
          <w:color w:val="555555"/>
          <w:sz w:val="18"/>
          <w:szCs w:val="18"/>
        </w:rPr>
      </w:pPr>
    </w:p>
    <w:p w:rsidR="005057BF" w:rsidRPr="001E026C" w:rsidRDefault="005057BF" w:rsidP="005057BF">
      <w:pPr>
        <w:shd w:val="clear" w:color="auto" w:fill="F5F5F5"/>
        <w:spacing w:after="0" w:line="240" w:lineRule="auto"/>
        <w:jc w:val="center"/>
        <w:rPr>
          <w:rFonts w:ascii="Arial" w:eastAsia="Times New Roman" w:hAnsi="Arial" w:cs="Arial"/>
          <w:color w:val="555555"/>
          <w:sz w:val="18"/>
          <w:szCs w:val="18"/>
        </w:rPr>
      </w:pPr>
      <w:r>
        <w:rPr>
          <w:rFonts w:ascii="Arial" w:eastAsia="Times New Roman" w:hAnsi="Arial" w:cs="Arial"/>
          <w:noProof/>
          <w:color w:val="008DCF"/>
          <w:sz w:val="18"/>
          <w:szCs w:val="18"/>
        </w:rPr>
        <w:lastRenderedPageBreak/>
        <w:drawing>
          <wp:inline distT="0" distB="0" distL="0" distR="0">
            <wp:extent cx="4533900" cy="2495550"/>
            <wp:effectExtent l="19050" t="0" r="0" b="0"/>
            <wp:docPr id="1" name="Picture 1" descr="Membuat Repository Baru">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buat Repository Baru">
                      <a:hlinkClick r:id="rId5"/>
                    </pic:cNvPr>
                    <pic:cNvPicPr>
                      <a:picLocks noChangeAspect="1" noChangeArrowheads="1"/>
                    </pic:cNvPicPr>
                  </pic:nvPicPr>
                  <pic:blipFill>
                    <a:blip r:embed="rId6"/>
                    <a:srcRect/>
                    <a:stretch>
                      <a:fillRect/>
                    </a:stretch>
                  </pic:blipFill>
                  <pic:spPr bwMode="auto">
                    <a:xfrm>
                      <a:off x="0" y="0"/>
                      <a:ext cx="4533900" cy="2495550"/>
                    </a:xfrm>
                    <a:prstGeom prst="rect">
                      <a:avLst/>
                    </a:prstGeom>
                    <a:noFill/>
                    <a:ln w="9525">
                      <a:noFill/>
                      <a:miter lim="800000"/>
                      <a:headEnd/>
                      <a:tailEnd/>
                    </a:ln>
                  </pic:spPr>
                </pic:pic>
              </a:graphicData>
            </a:graphic>
          </wp:inline>
        </w:drawing>
      </w:r>
    </w:p>
    <w:p w:rsidR="005057BF" w:rsidRPr="001E026C" w:rsidRDefault="005057BF" w:rsidP="005057BF">
      <w:pPr>
        <w:shd w:val="clear" w:color="auto" w:fill="F5F5F5"/>
        <w:spacing w:after="0" w:line="240" w:lineRule="auto"/>
        <w:jc w:val="center"/>
        <w:rPr>
          <w:rFonts w:ascii="Arial" w:eastAsia="Times New Roman" w:hAnsi="Arial" w:cs="Arial"/>
          <w:color w:val="555555"/>
          <w:sz w:val="18"/>
          <w:szCs w:val="18"/>
        </w:rPr>
      </w:pPr>
      <w:r>
        <w:rPr>
          <w:rFonts w:ascii="Arial" w:eastAsia="Times New Roman" w:hAnsi="Arial" w:cs="Arial"/>
          <w:noProof/>
          <w:color w:val="008DCF"/>
          <w:sz w:val="18"/>
          <w:szCs w:val="18"/>
        </w:rPr>
        <w:drawing>
          <wp:inline distT="0" distB="0" distL="0" distR="0">
            <wp:extent cx="6000750" cy="4410075"/>
            <wp:effectExtent l="19050" t="0" r="0" b="0"/>
            <wp:docPr id="2" name="Picture 2" descr="Menambahkan file ke index">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ambahkan file ke index">
                      <a:hlinkClick r:id="rId7"/>
                    </pic:cNvPr>
                    <pic:cNvPicPr>
                      <a:picLocks noChangeAspect="1" noChangeArrowheads="1"/>
                    </pic:cNvPicPr>
                  </pic:nvPicPr>
                  <pic:blipFill>
                    <a:blip r:embed="rId8"/>
                    <a:srcRect/>
                    <a:stretch>
                      <a:fillRect/>
                    </a:stretch>
                  </pic:blipFill>
                  <pic:spPr bwMode="auto">
                    <a:xfrm>
                      <a:off x="0" y="0"/>
                      <a:ext cx="6000750" cy="4410075"/>
                    </a:xfrm>
                    <a:prstGeom prst="rect">
                      <a:avLst/>
                    </a:prstGeom>
                    <a:noFill/>
                    <a:ln w="9525">
                      <a:noFill/>
                      <a:miter lim="800000"/>
                      <a:headEnd/>
                      <a:tailEnd/>
                    </a:ln>
                  </pic:spPr>
                </pic:pic>
              </a:graphicData>
            </a:graphic>
          </wp:inline>
        </w:drawing>
      </w:r>
    </w:p>
    <w:p w:rsidR="005057BF" w:rsidRPr="001E026C" w:rsidRDefault="005057BF" w:rsidP="005057BF">
      <w:pPr>
        <w:shd w:val="clear" w:color="auto" w:fill="F5F5F5"/>
        <w:spacing w:after="0" w:line="240" w:lineRule="auto"/>
        <w:jc w:val="center"/>
        <w:rPr>
          <w:rFonts w:ascii="Arial" w:eastAsia="Times New Roman" w:hAnsi="Arial" w:cs="Arial"/>
          <w:color w:val="555555"/>
          <w:sz w:val="18"/>
          <w:szCs w:val="18"/>
        </w:rPr>
      </w:pPr>
      <w:r>
        <w:rPr>
          <w:rFonts w:ascii="Arial" w:eastAsia="Times New Roman" w:hAnsi="Arial" w:cs="Arial"/>
          <w:noProof/>
          <w:color w:val="008DCF"/>
          <w:sz w:val="18"/>
          <w:szCs w:val="18"/>
        </w:rPr>
        <w:lastRenderedPageBreak/>
        <w:drawing>
          <wp:inline distT="0" distB="0" distL="0" distR="0">
            <wp:extent cx="4733925" cy="5191125"/>
            <wp:effectExtent l="19050" t="0" r="9525" b="0"/>
            <wp:docPr id="3" name="Picture 3" descr="Men-commit perubaha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commit perubahan">
                      <a:hlinkClick r:id="rId9"/>
                    </pic:cNvPr>
                    <pic:cNvPicPr>
                      <a:picLocks noChangeAspect="1" noChangeArrowheads="1"/>
                    </pic:cNvPicPr>
                  </pic:nvPicPr>
                  <pic:blipFill>
                    <a:blip r:embed="rId10"/>
                    <a:srcRect/>
                    <a:stretch>
                      <a:fillRect/>
                    </a:stretch>
                  </pic:blipFill>
                  <pic:spPr bwMode="auto">
                    <a:xfrm>
                      <a:off x="0" y="0"/>
                      <a:ext cx="4733925" cy="5191125"/>
                    </a:xfrm>
                    <a:prstGeom prst="rect">
                      <a:avLst/>
                    </a:prstGeom>
                    <a:noFill/>
                    <a:ln w="9525">
                      <a:noFill/>
                      <a:miter lim="800000"/>
                      <a:headEnd/>
                      <a:tailEnd/>
                    </a:ln>
                  </pic:spPr>
                </pic:pic>
              </a:graphicData>
            </a:graphic>
          </wp:inline>
        </w:drawing>
      </w:r>
    </w:p>
    <w:tbl>
      <w:tblPr>
        <w:tblW w:w="10590" w:type="dxa"/>
        <w:tblCellSpacing w:w="0" w:type="dxa"/>
        <w:tblCellMar>
          <w:left w:w="0" w:type="dxa"/>
          <w:right w:w="0" w:type="dxa"/>
        </w:tblCellMar>
        <w:tblLook w:val="04A0"/>
      </w:tblPr>
      <w:tblGrid>
        <w:gridCol w:w="525"/>
        <w:gridCol w:w="10065"/>
      </w:tblGrid>
      <w:tr w:rsidR="005057BF" w:rsidRPr="001E026C" w:rsidTr="007C44CF">
        <w:trPr>
          <w:tblCellSpacing w:w="0" w:type="dxa"/>
        </w:trPr>
        <w:tc>
          <w:tcPr>
            <w:tcW w:w="0" w:type="auto"/>
            <w:vAlign w:val="center"/>
            <w:hideMark/>
          </w:tcPr>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2</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3</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4</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5</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6</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7</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8</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9</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10</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11</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12</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13</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14</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15</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16</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17</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lastRenderedPageBreak/>
              <w:t>18</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19</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20</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21</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22</w:t>
            </w:r>
          </w:p>
        </w:tc>
        <w:tc>
          <w:tcPr>
            <w:tcW w:w="10065" w:type="dxa"/>
            <w:vAlign w:val="center"/>
            <w:hideMark/>
          </w:tcPr>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lastRenderedPageBreak/>
              <w:t>Map pembelian = [10: 10000, 20: 10100, 30: 10200, 40: 11000]</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Map penjualan = [5: 12000, 6: 13000, 3: 11000, 2: 11000, 1: 15000, 3: 12000]</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println</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stokFifo(pembelian, hitungTotal(pembelian.keySet().toList(), penjualan.keySet().toList()))</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hitungTotal(List pembelian, List penjualan)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pembelian.sum() - penjualan.sum()</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List stokFifo(Map pembelian, 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sisa)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List hasil =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pembelian.each</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 jumlah, hargaBeli -&gt;</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if</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(sisa &gt; 0)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delta = (jumlah &gt;= sisa)? jumlah: sisa  // BUG YANG DISENGAJA!</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sisa -= delta</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hasil &lt;&lt; [delta, hargaBeli]</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hasil</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lastRenderedPageBreak/>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hitungProfit(List stokFifo, Map penjualan)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def</w:t>
            </w:r>
          </w:p>
        </w:tc>
      </w:tr>
    </w:tbl>
    <w:p w:rsidR="005057BF" w:rsidRPr="001E026C" w:rsidRDefault="005057BF" w:rsidP="005057BF">
      <w:pPr>
        <w:shd w:val="clear" w:color="auto" w:fill="F5F5F5"/>
        <w:spacing w:after="0" w:line="240" w:lineRule="auto"/>
        <w:jc w:val="center"/>
        <w:rPr>
          <w:rFonts w:ascii="Arial" w:eastAsia="Times New Roman" w:hAnsi="Arial" w:cs="Arial"/>
          <w:color w:val="555555"/>
          <w:sz w:val="18"/>
          <w:szCs w:val="18"/>
        </w:rPr>
      </w:pPr>
      <w:r>
        <w:rPr>
          <w:rFonts w:ascii="Arial" w:eastAsia="Times New Roman" w:hAnsi="Arial" w:cs="Arial"/>
          <w:noProof/>
          <w:color w:val="008DCF"/>
          <w:sz w:val="18"/>
          <w:szCs w:val="18"/>
        </w:rPr>
        <w:lastRenderedPageBreak/>
        <w:drawing>
          <wp:inline distT="0" distB="0" distL="0" distR="0">
            <wp:extent cx="3286125" cy="1695450"/>
            <wp:effectExtent l="19050" t="0" r="9525" b="0"/>
            <wp:docPr id="17" name="Picture 4" descr="Men-push stash baru">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push stash baru">
                      <a:hlinkClick r:id="rId11"/>
                    </pic:cNvPr>
                    <pic:cNvPicPr>
                      <a:picLocks noChangeAspect="1" noChangeArrowheads="1"/>
                    </pic:cNvPicPr>
                  </pic:nvPicPr>
                  <pic:blipFill>
                    <a:blip r:embed="rId12"/>
                    <a:srcRect/>
                    <a:stretch>
                      <a:fillRect/>
                    </a:stretch>
                  </pic:blipFill>
                  <pic:spPr bwMode="auto">
                    <a:xfrm>
                      <a:off x="0" y="0"/>
                      <a:ext cx="3286125" cy="1695450"/>
                    </a:xfrm>
                    <a:prstGeom prst="rect">
                      <a:avLst/>
                    </a:prstGeom>
                    <a:noFill/>
                    <a:ln w="9525">
                      <a:noFill/>
                      <a:miter lim="800000"/>
                      <a:headEnd/>
                      <a:tailEnd/>
                    </a:ln>
                  </pic:spPr>
                </pic:pic>
              </a:graphicData>
            </a:graphic>
          </wp:inline>
        </w:drawing>
      </w:r>
    </w:p>
    <w:p w:rsidR="005057BF" w:rsidRPr="001E026C" w:rsidRDefault="005057BF" w:rsidP="005057BF">
      <w:pPr>
        <w:shd w:val="clear" w:color="auto" w:fill="F5F5F5"/>
        <w:spacing w:after="150" w:line="180" w:lineRule="atLeast"/>
        <w:jc w:val="center"/>
        <w:rPr>
          <w:rFonts w:ascii="Arial" w:eastAsia="Times New Roman" w:hAnsi="Arial" w:cs="Arial"/>
          <w:color w:val="555555"/>
          <w:sz w:val="17"/>
          <w:szCs w:val="17"/>
        </w:rPr>
      </w:pPr>
    </w:p>
    <w:tbl>
      <w:tblPr>
        <w:tblW w:w="9450" w:type="dxa"/>
        <w:tblCellSpacing w:w="0" w:type="dxa"/>
        <w:tblCellMar>
          <w:left w:w="0" w:type="dxa"/>
          <w:right w:w="0" w:type="dxa"/>
        </w:tblCellMar>
        <w:tblLook w:val="04A0"/>
      </w:tblPr>
      <w:tblGrid>
        <w:gridCol w:w="525"/>
        <w:gridCol w:w="8925"/>
      </w:tblGrid>
      <w:tr w:rsidR="005057BF" w:rsidRPr="001E026C" w:rsidTr="007C44CF">
        <w:trPr>
          <w:tblCellSpacing w:w="0" w:type="dxa"/>
        </w:trPr>
        <w:tc>
          <w:tcPr>
            <w:tcW w:w="0" w:type="auto"/>
            <w:vAlign w:val="center"/>
            <w:hideMark/>
          </w:tcPr>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2</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3</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4</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5</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6</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7</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8</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9</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10</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11</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12</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13</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14</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15</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16</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17</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18</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19</w:t>
            </w:r>
          </w:p>
        </w:tc>
        <w:tc>
          <w:tcPr>
            <w:tcW w:w="8925" w:type="dxa"/>
            <w:vAlign w:val="center"/>
            <w:hideMark/>
          </w:tcPr>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List  pembelian = [10, 20, 30, 40]</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List penjualan = [5, 6, 3, 2, 1, 3]</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println</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stokFifo(pembelian, hitungTotal(pembelian, penjualan))</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hitungTotal(List pembelian, List penjualan)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pembelian.sum() - penjualan.sum()</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List stokFifo(List pembelian, 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sisa)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List hasil =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pembelian.each</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 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jumlah -&gt;</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if</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(sisa &gt; 0)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delta = (jumlah &gt;= sisa)? sisa: jumlah</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sisa -= delta</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hasil &lt;&lt; delta</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hasil</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w:t>
            </w:r>
          </w:p>
        </w:tc>
      </w:tr>
    </w:tbl>
    <w:p w:rsidR="005057BF" w:rsidRPr="001E026C" w:rsidRDefault="005057BF" w:rsidP="005057BF">
      <w:pPr>
        <w:shd w:val="clear" w:color="auto" w:fill="F5F5F5"/>
        <w:spacing w:after="0" w:line="240" w:lineRule="auto"/>
        <w:jc w:val="center"/>
        <w:rPr>
          <w:rFonts w:ascii="Arial" w:eastAsia="Times New Roman" w:hAnsi="Arial" w:cs="Arial"/>
          <w:color w:val="555555"/>
          <w:sz w:val="18"/>
          <w:szCs w:val="18"/>
        </w:rPr>
      </w:pPr>
      <w:r>
        <w:rPr>
          <w:rFonts w:ascii="Arial" w:eastAsia="Times New Roman" w:hAnsi="Arial" w:cs="Arial"/>
          <w:noProof/>
          <w:color w:val="008DCF"/>
          <w:sz w:val="18"/>
          <w:szCs w:val="18"/>
        </w:rPr>
        <w:lastRenderedPageBreak/>
        <w:drawing>
          <wp:inline distT="0" distB="0" distL="0" distR="0">
            <wp:extent cx="4724400" cy="3105150"/>
            <wp:effectExtent l="19050" t="0" r="0" b="0"/>
            <wp:docPr id="18" name="Picture 5" descr="Men-pop dari Stash">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n-pop dari Stash">
                      <a:hlinkClick r:id="rId13"/>
                    </pic:cNvPr>
                    <pic:cNvPicPr>
                      <a:picLocks noChangeAspect="1" noChangeArrowheads="1"/>
                    </pic:cNvPicPr>
                  </pic:nvPicPr>
                  <pic:blipFill>
                    <a:blip r:embed="rId14"/>
                    <a:srcRect/>
                    <a:stretch>
                      <a:fillRect/>
                    </a:stretch>
                  </pic:blipFill>
                  <pic:spPr bwMode="auto">
                    <a:xfrm>
                      <a:off x="0" y="0"/>
                      <a:ext cx="4724400" cy="3105150"/>
                    </a:xfrm>
                    <a:prstGeom prst="rect">
                      <a:avLst/>
                    </a:prstGeom>
                    <a:noFill/>
                    <a:ln w="9525">
                      <a:noFill/>
                      <a:miter lim="800000"/>
                      <a:headEnd/>
                      <a:tailEnd/>
                    </a:ln>
                  </pic:spPr>
                </pic:pic>
              </a:graphicData>
            </a:graphic>
          </wp:inline>
        </w:drawing>
      </w:r>
    </w:p>
    <w:p w:rsidR="005057BF" w:rsidRPr="001E026C" w:rsidRDefault="005057BF" w:rsidP="005057BF">
      <w:pPr>
        <w:shd w:val="clear" w:color="auto" w:fill="F5F5F5"/>
        <w:spacing w:after="150" w:line="180" w:lineRule="atLeast"/>
        <w:jc w:val="center"/>
        <w:rPr>
          <w:rFonts w:ascii="Arial" w:eastAsia="Times New Roman" w:hAnsi="Arial" w:cs="Arial"/>
          <w:color w:val="555555"/>
          <w:sz w:val="17"/>
          <w:szCs w:val="17"/>
        </w:rPr>
      </w:pPr>
    </w:p>
    <w:p w:rsidR="005057BF" w:rsidRPr="001E026C" w:rsidRDefault="005057BF" w:rsidP="005057BF">
      <w:pPr>
        <w:shd w:val="clear" w:color="auto" w:fill="FFFFFF"/>
        <w:spacing w:after="0" w:line="240" w:lineRule="auto"/>
        <w:rPr>
          <w:rFonts w:ascii="Arial" w:eastAsia="Times New Roman" w:hAnsi="Arial" w:cs="Arial"/>
          <w:color w:val="555555"/>
          <w:sz w:val="18"/>
          <w:szCs w:val="18"/>
        </w:rPr>
      </w:pPr>
    </w:p>
    <w:tbl>
      <w:tblPr>
        <w:tblW w:w="10590" w:type="dxa"/>
        <w:tblCellSpacing w:w="0" w:type="dxa"/>
        <w:tblCellMar>
          <w:left w:w="0" w:type="dxa"/>
          <w:right w:w="0" w:type="dxa"/>
        </w:tblCellMar>
        <w:tblLook w:val="04A0"/>
      </w:tblPr>
      <w:tblGrid>
        <w:gridCol w:w="525"/>
        <w:gridCol w:w="10065"/>
      </w:tblGrid>
      <w:tr w:rsidR="005057BF" w:rsidRPr="001E026C" w:rsidTr="007C44CF">
        <w:trPr>
          <w:tblCellSpacing w:w="0" w:type="dxa"/>
        </w:trPr>
        <w:tc>
          <w:tcPr>
            <w:tcW w:w="0" w:type="auto"/>
            <w:vAlign w:val="center"/>
            <w:hideMark/>
          </w:tcPr>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2</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3</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4</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5</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6</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7</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8</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9</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10</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11</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12</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13</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14</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15</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16</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17</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18</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19</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20</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21</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22</w:t>
            </w:r>
          </w:p>
        </w:tc>
        <w:tc>
          <w:tcPr>
            <w:tcW w:w="10065" w:type="dxa"/>
            <w:vAlign w:val="center"/>
            <w:hideMark/>
          </w:tcPr>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Map pembelian = [10: 10000, 20: 10100, 30: 10200, 40: 11000]</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Map penjualan = [5: 12000, 6: 13000, 3: 11000, 2: 11000, 1: 15000, 3: 12000]</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println</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stokFifo(pembelian, hitungTotal(pembelian.keySet().toList(), penjualan.keySet().toList()))</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hitungTotal(List pembelian, List penjualan)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pembelian.sum() - penjualan.sum()</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List stokFifo(Map pembelian, 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sisa)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List hasil =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pembelian.each</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 jumlah, hargaBeli -&gt;</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if</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(sisa &gt; 0)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delta = (jumlah &gt;= sisa)? sisa: jumlah</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sisa -= delta</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hasil &lt;&lt; [delta, hargaBeli]</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hasil</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Times New Roman" w:eastAsia="Times New Roman" w:hAnsi="Times New Roman" w:cs="Times New Roman"/>
                <w:sz w:val="24"/>
                <w:szCs w:val="24"/>
              </w:rPr>
              <w:t>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int</w:t>
            </w:r>
            <w:r w:rsidRPr="001E026C">
              <w:rPr>
                <w:rFonts w:ascii="Times New Roman" w:eastAsia="Times New Roman" w:hAnsi="Times New Roman" w:cs="Times New Roman"/>
                <w:sz w:val="24"/>
                <w:szCs w:val="24"/>
              </w:rPr>
              <w:t xml:space="preserve"> </w:t>
            </w:r>
            <w:r w:rsidRPr="001E026C">
              <w:rPr>
                <w:rFonts w:ascii="Courier New" w:eastAsia="Times New Roman" w:hAnsi="Courier New" w:cs="Courier New"/>
                <w:sz w:val="20"/>
              </w:rPr>
              <w:t>hitungProfit(List stokFifo, Map penjualan) {</w:t>
            </w:r>
          </w:p>
          <w:p w:rsidR="005057BF" w:rsidRPr="001E026C" w:rsidRDefault="005057BF" w:rsidP="007C44CF">
            <w:pPr>
              <w:spacing w:after="0" w:line="240" w:lineRule="auto"/>
              <w:rPr>
                <w:rFonts w:ascii="Times New Roman" w:eastAsia="Times New Roman" w:hAnsi="Times New Roman" w:cs="Times New Roman"/>
                <w:sz w:val="24"/>
                <w:szCs w:val="24"/>
              </w:rPr>
            </w:pPr>
            <w:r w:rsidRPr="001E026C">
              <w:rPr>
                <w:rFonts w:ascii="Courier New" w:eastAsia="Times New Roman" w:hAnsi="Courier New" w:cs="Courier New"/>
                <w:sz w:val="20"/>
              </w:rPr>
              <w:t>    def</w:t>
            </w:r>
          </w:p>
        </w:tc>
      </w:tr>
    </w:tbl>
    <w:p w:rsidR="005057BF" w:rsidRDefault="005057BF" w:rsidP="005057BF"/>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r w:rsidRPr="008B0AD3">
        <w:rPr>
          <w:rFonts w:ascii="Courier New" w:eastAsia="Times New Roman" w:hAnsi="Courier New" w:cs="Courier New"/>
          <w:b/>
          <w:bCs/>
          <w:color w:val="555555"/>
          <w:sz w:val="20"/>
          <w:szCs w:val="20"/>
        </w:rPr>
        <w:t>$ git branch</w:t>
      </w: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r w:rsidRPr="008B0AD3">
        <w:rPr>
          <w:rFonts w:ascii="Courier New" w:eastAsia="Times New Roman" w:hAnsi="Courier New" w:cs="Courier New"/>
          <w:b/>
          <w:bCs/>
          <w:color w:val="555555"/>
          <w:sz w:val="20"/>
          <w:szCs w:val="20"/>
        </w:rPr>
        <w:t>* master</w:t>
      </w: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r w:rsidRPr="008B0AD3">
        <w:rPr>
          <w:rFonts w:ascii="Courier New" w:eastAsia="Times New Roman" w:hAnsi="Courier New" w:cs="Courier New"/>
          <w:b/>
          <w:bCs/>
          <w:color w:val="555555"/>
          <w:sz w:val="20"/>
          <w:szCs w:val="20"/>
        </w:rPr>
        <w:t>$ git stash save</w:t>
      </w: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r w:rsidRPr="008B0AD3">
        <w:rPr>
          <w:rFonts w:ascii="Courier New" w:eastAsia="Times New Roman" w:hAnsi="Courier New" w:cs="Courier New"/>
          <w:b/>
          <w:bCs/>
          <w:color w:val="555555"/>
          <w:sz w:val="20"/>
          <w:szCs w:val="20"/>
        </w:rPr>
        <w:t>$ git branch abc</w:t>
      </w: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r w:rsidRPr="008B0AD3">
        <w:rPr>
          <w:rFonts w:ascii="Courier New" w:eastAsia="Times New Roman" w:hAnsi="Courier New" w:cs="Courier New"/>
          <w:b/>
          <w:bCs/>
          <w:color w:val="555555"/>
          <w:sz w:val="20"/>
          <w:szCs w:val="20"/>
        </w:rPr>
        <w:t>$ git checkout abc</w:t>
      </w: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r w:rsidRPr="008B0AD3">
        <w:rPr>
          <w:rFonts w:ascii="Courier New" w:eastAsia="Times New Roman" w:hAnsi="Courier New" w:cs="Courier New"/>
          <w:b/>
          <w:bCs/>
          <w:color w:val="555555"/>
          <w:sz w:val="20"/>
          <w:szCs w:val="20"/>
        </w:rPr>
        <w:t>Switched to branch 'abc'</w:t>
      </w: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r w:rsidRPr="008B0AD3">
        <w:rPr>
          <w:rFonts w:ascii="Courier New" w:eastAsia="Times New Roman" w:hAnsi="Courier New" w:cs="Courier New"/>
          <w:b/>
          <w:bCs/>
          <w:color w:val="555555"/>
          <w:sz w:val="20"/>
          <w:szCs w:val="20"/>
        </w:rPr>
        <w:t>$ git branch</w:t>
      </w: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r w:rsidRPr="008B0AD3">
        <w:rPr>
          <w:rFonts w:ascii="Courier New" w:eastAsia="Times New Roman" w:hAnsi="Courier New" w:cs="Courier New"/>
          <w:b/>
          <w:bCs/>
          <w:color w:val="555555"/>
          <w:sz w:val="20"/>
          <w:szCs w:val="20"/>
        </w:rPr>
        <w:t>* abc</w:t>
      </w: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r w:rsidRPr="008B0AD3">
        <w:rPr>
          <w:rFonts w:ascii="Courier New" w:eastAsia="Times New Roman" w:hAnsi="Courier New" w:cs="Courier New"/>
          <w:b/>
          <w:bCs/>
          <w:color w:val="555555"/>
          <w:sz w:val="20"/>
          <w:szCs w:val="20"/>
        </w:rPr>
        <w:t xml:space="preserve">  master</w:t>
      </w: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r w:rsidRPr="008B0AD3">
        <w:rPr>
          <w:rFonts w:ascii="Courier New" w:eastAsia="Times New Roman" w:hAnsi="Courier New" w:cs="Courier New"/>
          <w:b/>
          <w:bCs/>
          <w:color w:val="555555"/>
          <w:sz w:val="20"/>
          <w:szCs w:val="20"/>
        </w:rPr>
        <w:t>$ git stash pop</w:t>
      </w:r>
    </w:p>
    <w:p w:rsidR="005057BF" w:rsidRPr="008B0AD3" w:rsidRDefault="005057BF" w:rsidP="005057BF">
      <w:pPr>
        <w:pBdr>
          <w:top w:val="single" w:sz="6" w:space="8" w:color="E6E6E6"/>
          <w:left w:val="single" w:sz="6" w:space="11" w:color="E6E6E6"/>
          <w:bottom w:val="single" w:sz="6" w:space="0"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150" w:right="-90"/>
        <w:rPr>
          <w:rFonts w:ascii="Courier New" w:eastAsia="Times New Roman" w:hAnsi="Courier New" w:cs="Courier New"/>
          <w:b/>
          <w:bCs/>
          <w:color w:val="555555"/>
          <w:sz w:val="20"/>
          <w:szCs w:val="20"/>
        </w:rPr>
      </w:pPr>
      <w:r w:rsidRPr="008B0AD3">
        <w:rPr>
          <w:rFonts w:ascii="Courier New" w:eastAsia="Times New Roman" w:hAnsi="Courier New" w:cs="Courier New"/>
          <w:b/>
          <w:bCs/>
          <w:color w:val="555555"/>
          <w:sz w:val="20"/>
          <w:szCs w:val="20"/>
        </w:rPr>
        <w:t>$ git stash branch abc</w:t>
      </w:r>
    </w:p>
    <w:p w:rsidR="005057BF" w:rsidRDefault="005057BF" w:rsidP="005057BF"/>
    <w:p w:rsidR="005057BF" w:rsidRDefault="005057BF" w:rsidP="005057BF">
      <w:pPr>
        <w:numPr>
          <w:ilvl w:val="0"/>
          <w:numId w:val="3"/>
        </w:numPr>
        <w:shd w:val="clear" w:color="auto" w:fill="FFFFFF"/>
        <w:spacing w:beforeAutospacing="1" w:after="0" w:afterAutospacing="1" w:line="240" w:lineRule="auto"/>
        <w:textAlignment w:val="baseline"/>
        <w:rPr>
          <w:rFonts w:ascii="Helvetica" w:hAnsi="Helvetica" w:cs="Helvetica"/>
          <w:color w:val="444444"/>
          <w:sz w:val="21"/>
          <w:szCs w:val="21"/>
        </w:rPr>
      </w:pPr>
      <w:r>
        <w:rPr>
          <w:rFonts w:ascii="Helvetica" w:hAnsi="Helvetica" w:cs="Helvetica"/>
          <w:noProof/>
          <w:color w:val="9F9F9F"/>
          <w:sz w:val="21"/>
          <w:szCs w:val="21"/>
          <w:bdr w:val="none" w:sz="0" w:space="0" w:color="auto" w:frame="1"/>
        </w:rPr>
        <w:lastRenderedPageBreak/>
        <w:drawing>
          <wp:inline distT="0" distB="0" distL="0" distR="0">
            <wp:extent cx="5057775" cy="4267200"/>
            <wp:effectExtent l="0" t="0" r="0" b="0"/>
            <wp:docPr id="19" name="Picture 11" descr="qt-git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t-git3">
                      <a:hlinkClick r:id="rId15"/>
                    </pic:cNvPr>
                    <pic:cNvPicPr>
                      <a:picLocks noChangeAspect="1" noChangeArrowheads="1"/>
                    </pic:cNvPicPr>
                  </pic:nvPicPr>
                  <pic:blipFill>
                    <a:blip r:embed="rId16"/>
                    <a:srcRect/>
                    <a:stretch>
                      <a:fillRect/>
                    </a:stretch>
                  </pic:blipFill>
                  <pic:spPr bwMode="auto">
                    <a:xfrm>
                      <a:off x="0" y="0"/>
                      <a:ext cx="5057775" cy="4267200"/>
                    </a:xfrm>
                    <a:prstGeom prst="rect">
                      <a:avLst/>
                    </a:prstGeom>
                    <a:noFill/>
                    <a:ln w="9525">
                      <a:noFill/>
                      <a:miter lim="800000"/>
                      <a:headEnd/>
                      <a:tailEnd/>
                    </a:ln>
                  </pic:spPr>
                </pic:pic>
              </a:graphicData>
            </a:graphic>
          </wp:inline>
        </w:drawing>
      </w:r>
    </w:p>
    <w:p w:rsidR="005057BF" w:rsidRDefault="005057BF" w:rsidP="005057BF">
      <w:pPr>
        <w:shd w:val="clear" w:color="auto" w:fill="FFFFFF"/>
        <w:spacing w:beforeAutospacing="1" w:after="0" w:afterAutospacing="1" w:line="240" w:lineRule="auto"/>
        <w:ind w:left="720"/>
        <w:textAlignment w:val="baseline"/>
        <w:rPr>
          <w:rFonts w:ascii="Helvetica" w:hAnsi="Helvetica" w:cs="Helvetica"/>
          <w:color w:val="444444"/>
          <w:sz w:val="21"/>
          <w:szCs w:val="21"/>
        </w:rPr>
      </w:pPr>
      <w:r>
        <w:rPr>
          <w:rFonts w:ascii="Helvetica" w:hAnsi="Helvetica" w:cs="Helvetica"/>
          <w:noProof/>
          <w:color w:val="9F9F9F"/>
          <w:sz w:val="21"/>
          <w:szCs w:val="21"/>
          <w:bdr w:val="none" w:sz="0" w:space="0" w:color="auto" w:frame="1"/>
        </w:rPr>
        <w:drawing>
          <wp:inline distT="0" distB="0" distL="0" distR="0">
            <wp:extent cx="5953125" cy="3314700"/>
            <wp:effectExtent l="19050" t="0" r="9525" b="0"/>
            <wp:docPr id="20" name="Picture 12" descr="a-commit-pertam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ommit-pertama">
                      <a:hlinkClick r:id="rId17"/>
                    </pic:cNvPr>
                    <pic:cNvPicPr>
                      <a:picLocks noChangeAspect="1" noChangeArrowheads="1"/>
                    </pic:cNvPicPr>
                  </pic:nvPicPr>
                  <pic:blipFill>
                    <a:blip r:embed="rId18"/>
                    <a:srcRect/>
                    <a:stretch>
                      <a:fillRect/>
                    </a:stretch>
                  </pic:blipFill>
                  <pic:spPr bwMode="auto">
                    <a:xfrm>
                      <a:off x="0" y="0"/>
                      <a:ext cx="5953125" cy="3314700"/>
                    </a:xfrm>
                    <a:prstGeom prst="rect">
                      <a:avLst/>
                    </a:prstGeom>
                    <a:noFill/>
                    <a:ln w="9525">
                      <a:noFill/>
                      <a:miter lim="800000"/>
                      <a:headEnd/>
                      <a:tailEnd/>
                    </a:ln>
                  </pic:spPr>
                </pic:pic>
              </a:graphicData>
            </a:graphic>
          </wp:inline>
        </w:drawing>
      </w:r>
    </w:p>
    <w:p w:rsidR="005057BF" w:rsidRDefault="005057BF" w:rsidP="005057BF">
      <w:pPr>
        <w:shd w:val="clear" w:color="auto" w:fill="FFFFFF"/>
        <w:spacing w:beforeAutospacing="1" w:after="0" w:afterAutospacing="1" w:line="240" w:lineRule="auto"/>
        <w:ind w:left="720"/>
        <w:textAlignment w:val="baseline"/>
        <w:rPr>
          <w:rFonts w:ascii="Helvetica" w:hAnsi="Helvetica" w:cs="Helvetica"/>
          <w:color w:val="444444"/>
          <w:sz w:val="21"/>
          <w:szCs w:val="21"/>
        </w:rPr>
      </w:pPr>
      <w:r>
        <w:rPr>
          <w:rFonts w:ascii="Helvetica" w:hAnsi="Helvetica" w:cs="Helvetica"/>
          <w:noProof/>
          <w:color w:val="9F9F9F"/>
          <w:sz w:val="21"/>
          <w:szCs w:val="21"/>
          <w:bdr w:val="none" w:sz="0" w:space="0" w:color="auto" w:frame="1"/>
        </w:rPr>
        <w:lastRenderedPageBreak/>
        <w:drawing>
          <wp:inline distT="0" distB="0" distL="0" distR="0">
            <wp:extent cx="4505325" cy="2600325"/>
            <wp:effectExtent l="19050" t="0" r="9525" b="0"/>
            <wp:docPr id="21" name="Picture 13" descr="b-diff-pertamaku">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iff-pertamaku">
                      <a:hlinkClick r:id="rId19"/>
                    </pic:cNvPr>
                    <pic:cNvPicPr>
                      <a:picLocks noChangeAspect="1" noChangeArrowheads="1"/>
                    </pic:cNvPicPr>
                  </pic:nvPicPr>
                  <pic:blipFill>
                    <a:blip r:embed="rId20"/>
                    <a:srcRect/>
                    <a:stretch>
                      <a:fillRect/>
                    </a:stretch>
                  </pic:blipFill>
                  <pic:spPr bwMode="auto">
                    <a:xfrm>
                      <a:off x="0" y="0"/>
                      <a:ext cx="4505325" cy="2600325"/>
                    </a:xfrm>
                    <a:prstGeom prst="rect">
                      <a:avLst/>
                    </a:prstGeom>
                    <a:noFill/>
                    <a:ln w="9525">
                      <a:noFill/>
                      <a:miter lim="800000"/>
                      <a:headEnd/>
                      <a:tailEnd/>
                    </a:ln>
                  </pic:spPr>
                </pic:pic>
              </a:graphicData>
            </a:graphic>
          </wp:inline>
        </w:drawing>
      </w:r>
    </w:p>
    <w:p w:rsidR="005057BF" w:rsidRDefault="005057BF" w:rsidP="005057BF">
      <w:pPr>
        <w:shd w:val="clear" w:color="auto" w:fill="FFFFFF"/>
        <w:spacing w:beforeAutospacing="1" w:after="0" w:afterAutospacing="1" w:line="240" w:lineRule="auto"/>
        <w:ind w:left="720"/>
        <w:textAlignment w:val="baseline"/>
        <w:rPr>
          <w:rFonts w:ascii="Helvetica" w:hAnsi="Helvetica" w:cs="Helvetica"/>
          <w:color w:val="444444"/>
          <w:sz w:val="21"/>
          <w:szCs w:val="21"/>
        </w:rPr>
      </w:pPr>
      <w:r>
        <w:rPr>
          <w:rFonts w:ascii="Helvetica" w:hAnsi="Helvetica" w:cs="Helvetica"/>
          <w:color w:val="444444"/>
          <w:sz w:val="21"/>
          <w:szCs w:val="21"/>
        </w:rPr>
        <w:lastRenderedPageBreak/>
        <w:t>.</w:t>
      </w:r>
      <w:r>
        <w:rPr>
          <w:rFonts w:ascii="Helvetica" w:hAnsi="Helvetica" w:cs="Helvetica"/>
          <w:noProof/>
          <w:color w:val="9F9F9F"/>
          <w:sz w:val="21"/>
          <w:szCs w:val="21"/>
          <w:bdr w:val="none" w:sz="0" w:space="0" w:color="auto" w:frame="1"/>
        </w:rPr>
        <w:drawing>
          <wp:inline distT="0" distB="0" distL="0" distR="0">
            <wp:extent cx="4676775" cy="6696075"/>
            <wp:effectExtent l="19050" t="0" r="9525" b="0"/>
            <wp:docPr id="22" name="Picture 14" descr="c-diff-banyak-berkas-sekaligu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iff-banyak-berkas-sekaligus">
                      <a:hlinkClick r:id="rId21"/>
                    </pic:cNvPr>
                    <pic:cNvPicPr>
                      <a:picLocks noChangeAspect="1" noChangeArrowheads="1"/>
                    </pic:cNvPicPr>
                  </pic:nvPicPr>
                  <pic:blipFill>
                    <a:blip r:embed="rId22"/>
                    <a:srcRect/>
                    <a:stretch>
                      <a:fillRect/>
                    </a:stretch>
                  </pic:blipFill>
                  <pic:spPr bwMode="auto">
                    <a:xfrm>
                      <a:off x="0" y="0"/>
                      <a:ext cx="4676775" cy="6696075"/>
                    </a:xfrm>
                    <a:prstGeom prst="rect">
                      <a:avLst/>
                    </a:prstGeom>
                    <a:noFill/>
                    <a:ln w="9525">
                      <a:noFill/>
                      <a:miter lim="800000"/>
                      <a:headEnd/>
                      <a:tailEnd/>
                    </a:ln>
                  </pic:spPr>
                </pic:pic>
              </a:graphicData>
            </a:graphic>
          </wp:inline>
        </w:drawing>
      </w:r>
    </w:p>
    <w:p w:rsidR="005057BF" w:rsidRDefault="005057BF" w:rsidP="005057BF">
      <w:pPr>
        <w:numPr>
          <w:ilvl w:val="0"/>
          <w:numId w:val="3"/>
        </w:numPr>
        <w:shd w:val="clear" w:color="auto" w:fill="FFFFFF"/>
        <w:spacing w:beforeAutospacing="1" w:after="0" w:afterAutospacing="1" w:line="240" w:lineRule="auto"/>
        <w:textAlignment w:val="baseline"/>
        <w:rPr>
          <w:rFonts w:ascii="Helvetica" w:hAnsi="Helvetica" w:cs="Helvetica"/>
          <w:color w:val="444444"/>
          <w:sz w:val="21"/>
          <w:szCs w:val="21"/>
        </w:rPr>
      </w:pPr>
      <w:r>
        <w:rPr>
          <w:rFonts w:ascii="Helvetica" w:hAnsi="Helvetica" w:cs="Helvetica"/>
          <w:noProof/>
          <w:color w:val="9F9F9F"/>
          <w:sz w:val="21"/>
          <w:szCs w:val="21"/>
          <w:bdr w:val="none" w:sz="0" w:space="0" w:color="auto" w:frame="1"/>
        </w:rPr>
        <w:lastRenderedPageBreak/>
        <w:drawing>
          <wp:inline distT="0" distB="0" distL="0" distR="0">
            <wp:extent cx="5695950" cy="6038850"/>
            <wp:effectExtent l="0" t="0" r="0" b="0"/>
            <wp:docPr id="23" name="Picture 15" descr="pindah-branch-ke-maste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ndah-branch-ke-master">
                      <a:hlinkClick r:id="rId23"/>
                    </pic:cNvPr>
                    <pic:cNvPicPr>
                      <a:picLocks noChangeAspect="1" noChangeArrowheads="1"/>
                    </pic:cNvPicPr>
                  </pic:nvPicPr>
                  <pic:blipFill>
                    <a:blip r:embed="rId24"/>
                    <a:srcRect/>
                    <a:stretch>
                      <a:fillRect/>
                    </a:stretch>
                  </pic:blipFill>
                  <pic:spPr bwMode="auto">
                    <a:xfrm>
                      <a:off x="0" y="0"/>
                      <a:ext cx="5695950" cy="6038850"/>
                    </a:xfrm>
                    <a:prstGeom prst="rect">
                      <a:avLst/>
                    </a:prstGeom>
                    <a:noFill/>
                    <a:ln w="9525">
                      <a:noFill/>
                      <a:miter lim="800000"/>
                      <a:headEnd/>
                      <a:tailEnd/>
                    </a:ln>
                  </pic:spPr>
                </pic:pic>
              </a:graphicData>
            </a:graphic>
          </wp:inline>
        </w:drawing>
      </w:r>
    </w:p>
    <w:p w:rsidR="005057BF" w:rsidRDefault="005057BF" w:rsidP="005057BF">
      <w:pPr>
        <w:shd w:val="clear" w:color="auto" w:fill="FFFFFF"/>
        <w:spacing w:beforeAutospacing="1" w:after="0" w:afterAutospacing="1" w:line="240" w:lineRule="auto"/>
        <w:ind w:left="720"/>
        <w:textAlignment w:val="baseline"/>
        <w:rPr>
          <w:rFonts w:ascii="Helvetica" w:hAnsi="Helvetica" w:cs="Helvetica"/>
          <w:color w:val="444444"/>
          <w:sz w:val="21"/>
          <w:szCs w:val="21"/>
        </w:rPr>
      </w:pPr>
      <w:r>
        <w:rPr>
          <w:rFonts w:ascii="Helvetica" w:hAnsi="Helvetica" w:cs="Helvetica"/>
          <w:noProof/>
          <w:color w:val="9F9F9F"/>
          <w:sz w:val="21"/>
          <w:szCs w:val="21"/>
          <w:bdr w:val="none" w:sz="0" w:space="0" w:color="auto" w:frame="1"/>
        </w:rPr>
        <w:lastRenderedPageBreak/>
        <w:drawing>
          <wp:inline distT="0" distB="0" distL="0" distR="0">
            <wp:extent cx="5953125" cy="3238500"/>
            <wp:effectExtent l="19050" t="0" r="9525" b="0"/>
            <wp:docPr id="24" name="Picture 16" descr="diff-antar-branch">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ff-antar-branch">
                      <a:hlinkClick r:id="rId25"/>
                    </pic:cNvPr>
                    <pic:cNvPicPr>
                      <a:picLocks noChangeAspect="1" noChangeArrowheads="1"/>
                    </pic:cNvPicPr>
                  </pic:nvPicPr>
                  <pic:blipFill>
                    <a:blip r:embed="rId26"/>
                    <a:srcRect/>
                    <a:stretch>
                      <a:fillRect/>
                    </a:stretch>
                  </pic:blipFill>
                  <pic:spPr bwMode="auto">
                    <a:xfrm>
                      <a:off x="0" y="0"/>
                      <a:ext cx="5953125" cy="3238500"/>
                    </a:xfrm>
                    <a:prstGeom prst="rect">
                      <a:avLst/>
                    </a:prstGeom>
                    <a:noFill/>
                    <a:ln w="9525">
                      <a:noFill/>
                      <a:miter lim="800000"/>
                      <a:headEnd/>
                      <a:tailEnd/>
                    </a:ln>
                  </pic:spPr>
                </pic:pic>
              </a:graphicData>
            </a:graphic>
          </wp:inline>
        </w:drawing>
      </w:r>
    </w:p>
    <w:p w:rsidR="005057BF" w:rsidRDefault="005057BF" w:rsidP="005057BF">
      <w:pPr>
        <w:shd w:val="clear" w:color="auto" w:fill="FFFFFF"/>
        <w:spacing w:beforeAutospacing="1" w:after="0" w:afterAutospacing="1" w:line="240" w:lineRule="auto"/>
        <w:ind w:left="720"/>
        <w:textAlignment w:val="baseline"/>
        <w:rPr>
          <w:rFonts w:ascii="Helvetica" w:hAnsi="Helvetica" w:cs="Helvetica"/>
          <w:color w:val="444444"/>
          <w:sz w:val="21"/>
          <w:szCs w:val="21"/>
        </w:rPr>
      </w:pPr>
      <w:r>
        <w:rPr>
          <w:rFonts w:ascii="Helvetica" w:hAnsi="Helvetica" w:cs="Helvetica"/>
          <w:noProof/>
          <w:color w:val="9F9F9F"/>
          <w:sz w:val="21"/>
          <w:szCs w:val="21"/>
          <w:bdr w:val="none" w:sz="0" w:space="0" w:color="auto" w:frame="1"/>
        </w:rPr>
        <w:drawing>
          <wp:inline distT="0" distB="0" distL="0" distR="0">
            <wp:extent cx="5953125" cy="2571750"/>
            <wp:effectExtent l="0" t="0" r="0" b="0"/>
            <wp:docPr id="25" name="Picture 17" descr="merge-branch">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rge-branch">
                      <a:hlinkClick r:id="rId27"/>
                    </pic:cNvPr>
                    <pic:cNvPicPr>
                      <a:picLocks noChangeAspect="1" noChangeArrowheads="1"/>
                    </pic:cNvPicPr>
                  </pic:nvPicPr>
                  <pic:blipFill>
                    <a:blip r:embed="rId28"/>
                    <a:srcRect/>
                    <a:stretch>
                      <a:fillRect/>
                    </a:stretch>
                  </pic:blipFill>
                  <pic:spPr bwMode="auto">
                    <a:xfrm>
                      <a:off x="0" y="0"/>
                      <a:ext cx="5953125" cy="2571750"/>
                    </a:xfrm>
                    <a:prstGeom prst="rect">
                      <a:avLst/>
                    </a:prstGeom>
                    <a:noFill/>
                    <a:ln w="9525">
                      <a:noFill/>
                      <a:miter lim="800000"/>
                      <a:headEnd/>
                      <a:tailEnd/>
                    </a:ln>
                  </pic:spPr>
                </pic:pic>
              </a:graphicData>
            </a:graphic>
          </wp:inline>
        </w:drawing>
      </w:r>
    </w:p>
    <w:p w:rsidR="005057BF" w:rsidRDefault="005057BF" w:rsidP="005057BF">
      <w:pPr>
        <w:shd w:val="clear" w:color="auto" w:fill="FFFFFF"/>
        <w:spacing w:beforeAutospacing="1" w:after="0" w:afterAutospacing="1" w:line="240" w:lineRule="auto"/>
        <w:ind w:left="720"/>
        <w:textAlignment w:val="baseline"/>
        <w:rPr>
          <w:rFonts w:ascii="Helvetica" w:hAnsi="Helvetica" w:cs="Helvetica"/>
          <w:color w:val="444444"/>
          <w:sz w:val="21"/>
          <w:szCs w:val="21"/>
        </w:rPr>
      </w:pPr>
      <w:r>
        <w:rPr>
          <w:rFonts w:ascii="Helvetica" w:hAnsi="Helvetica" w:cs="Helvetica"/>
          <w:noProof/>
          <w:color w:val="9F9F9F"/>
          <w:sz w:val="21"/>
          <w:szCs w:val="21"/>
          <w:bdr w:val="none" w:sz="0" w:space="0" w:color="auto" w:frame="1"/>
        </w:rPr>
        <w:lastRenderedPageBreak/>
        <w:drawing>
          <wp:inline distT="0" distB="0" distL="0" distR="0">
            <wp:extent cx="5953125" cy="3343275"/>
            <wp:effectExtent l="19050" t="0" r="9525" b="0"/>
            <wp:docPr id="26" name="Picture 18" descr="gitk-setelah-semua-ini-terjadi">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k-setelah-semua-ini-terjadi">
                      <a:hlinkClick r:id="rId29"/>
                    </pic:cNvPr>
                    <pic:cNvPicPr>
                      <a:picLocks noChangeAspect="1" noChangeArrowheads="1"/>
                    </pic:cNvPicPr>
                  </pic:nvPicPr>
                  <pic:blipFill>
                    <a:blip r:embed="rId30"/>
                    <a:srcRect/>
                    <a:stretch>
                      <a:fillRect/>
                    </a:stretch>
                  </pic:blipFill>
                  <pic:spPr bwMode="auto">
                    <a:xfrm>
                      <a:off x="0" y="0"/>
                      <a:ext cx="5953125" cy="3343275"/>
                    </a:xfrm>
                    <a:prstGeom prst="rect">
                      <a:avLst/>
                    </a:prstGeom>
                    <a:noFill/>
                    <a:ln w="9525">
                      <a:noFill/>
                      <a:miter lim="800000"/>
                      <a:headEnd/>
                      <a:tailEnd/>
                    </a:ln>
                  </pic:spPr>
                </pic:pic>
              </a:graphicData>
            </a:graphic>
          </wp:inline>
        </w:drawing>
      </w:r>
      <w:r>
        <w:rPr>
          <w:rFonts w:ascii="Helvetica" w:hAnsi="Helvetica" w:cs="Helvetica"/>
          <w:noProof/>
          <w:color w:val="9F9F9F"/>
          <w:sz w:val="21"/>
          <w:szCs w:val="21"/>
          <w:bdr w:val="none" w:sz="0" w:space="0" w:color="auto" w:frame="1"/>
        </w:rPr>
        <w:drawing>
          <wp:inline distT="0" distB="0" distL="0" distR="0">
            <wp:extent cx="5953125" cy="3343275"/>
            <wp:effectExtent l="19050" t="0" r="9525" b="0"/>
            <wp:docPr id="27" name="Picture 19" descr="qgit-setelah-semua-ini-terjadi">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git-setelah-semua-ini-terjadi">
                      <a:hlinkClick r:id="rId31"/>
                    </pic:cNvPr>
                    <pic:cNvPicPr>
                      <a:picLocks noChangeAspect="1" noChangeArrowheads="1"/>
                    </pic:cNvPicPr>
                  </pic:nvPicPr>
                  <pic:blipFill>
                    <a:blip r:embed="rId32"/>
                    <a:srcRect/>
                    <a:stretch>
                      <a:fillRect/>
                    </a:stretch>
                  </pic:blipFill>
                  <pic:spPr bwMode="auto">
                    <a:xfrm>
                      <a:off x="0" y="0"/>
                      <a:ext cx="5953125" cy="3343275"/>
                    </a:xfrm>
                    <a:prstGeom prst="rect">
                      <a:avLst/>
                    </a:prstGeom>
                    <a:noFill/>
                    <a:ln w="9525">
                      <a:noFill/>
                      <a:miter lim="800000"/>
                      <a:headEnd/>
                      <a:tailEnd/>
                    </a:ln>
                  </pic:spPr>
                </pic:pic>
              </a:graphicData>
            </a:graphic>
          </wp:inline>
        </w:drawing>
      </w:r>
    </w:p>
    <w:p w:rsidR="005057BF" w:rsidRDefault="005057BF" w:rsidP="005057BF">
      <w:pPr>
        <w:pStyle w:val="NormalWeb"/>
        <w:shd w:val="clear" w:color="auto" w:fill="FFFFFF"/>
        <w:spacing w:before="0" w:after="0"/>
        <w:textAlignment w:val="baseline"/>
        <w:rPr>
          <w:rFonts w:ascii="Helvetica" w:hAnsi="Helvetica" w:cs="Helvetica"/>
          <w:color w:val="444444"/>
          <w:sz w:val="21"/>
          <w:szCs w:val="21"/>
        </w:rPr>
      </w:pPr>
      <w:r>
        <w:rPr>
          <w:rFonts w:ascii="Helvetica" w:hAnsi="Helvetica" w:cs="Helvetica"/>
          <w:noProof/>
          <w:color w:val="9F9F9F"/>
          <w:sz w:val="21"/>
          <w:szCs w:val="21"/>
          <w:bdr w:val="none" w:sz="0" w:space="0" w:color="auto" w:frame="1"/>
        </w:rPr>
        <w:lastRenderedPageBreak/>
        <w:drawing>
          <wp:inline distT="0" distB="0" distL="0" distR="0">
            <wp:extent cx="5953125" cy="5048250"/>
            <wp:effectExtent l="19050" t="0" r="9525" b="0"/>
            <wp:docPr id="28" name="Picture 20" descr="qt-gi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t-git">
                      <a:hlinkClick r:id="rId33"/>
                    </pic:cNvPr>
                    <pic:cNvPicPr>
                      <a:picLocks noChangeAspect="1" noChangeArrowheads="1"/>
                    </pic:cNvPicPr>
                  </pic:nvPicPr>
                  <pic:blipFill>
                    <a:blip r:embed="rId34"/>
                    <a:srcRect/>
                    <a:stretch>
                      <a:fillRect/>
                    </a:stretch>
                  </pic:blipFill>
                  <pic:spPr bwMode="auto">
                    <a:xfrm>
                      <a:off x="0" y="0"/>
                      <a:ext cx="5953125" cy="5048250"/>
                    </a:xfrm>
                    <a:prstGeom prst="rect">
                      <a:avLst/>
                    </a:prstGeom>
                    <a:noFill/>
                    <a:ln w="9525">
                      <a:noFill/>
                      <a:miter lim="800000"/>
                      <a:headEnd/>
                      <a:tailEnd/>
                    </a:ln>
                  </pic:spPr>
                </pic:pic>
              </a:graphicData>
            </a:graphic>
          </wp:inline>
        </w:drawing>
      </w:r>
    </w:p>
    <w:p w:rsidR="005057BF" w:rsidRDefault="005057BF" w:rsidP="005057BF">
      <w:pPr>
        <w:pStyle w:val="NormalWeb"/>
        <w:shd w:val="clear" w:color="auto" w:fill="FFFFFF"/>
        <w:spacing w:before="0" w:after="0"/>
        <w:textAlignment w:val="baseline"/>
        <w:rPr>
          <w:rFonts w:ascii="Helvetica" w:hAnsi="Helvetica" w:cs="Helvetica"/>
          <w:color w:val="444444"/>
          <w:sz w:val="21"/>
          <w:szCs w:val="21"/>
        </w:rPr>
      </w:pPr>
      <w:r>
        <w:rPr>
          <w:rFonts w:ascii="Helvetica" w:hAnsi="Helvetica" w:cs="Helvetica"/>
          <w:noProof/>
          <w:color w:val="9F9F9F"/>
          <w:sz w:val="21"/>
          <w:szCs w:val="21"/>
          <w:bdr w:val="none" w:sz="0" w:space="0" w:color="auto" w:frame="1"/>
        </w:rPr>
        <w:lastRenderedPageBreak/>
        <w:drawing>
          <wp:inline distT="0" distB="0" distL="0" distR="0">
            <wp:extent cx="5953125" cy="3600450"/>
            <wp:effectExtent l="0" t="0" r="0" b="0"/>
            <wp:docPr id="29" name="Picture 21" descr="qt-git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t-git1">
                      <a:hlinkClick r:id="rId35"/>
                    </pic:cNvPr>
                    <pic:cNvPicPr>
                      <a:picLocks noChangeAspect="1" noChangeArrowheads="1"/>
                    </pic:cNvPicPr>
                  </pic:nvPicPr>
                  <pic:blipFill>
                    <a:blip r:embed="rId36"/>
                    <a:srcRect/>
                    <a:stretch>
                      <a:fillRect/>
                    </a:stretch>
                  </pic:blipFill>
                  <pic:spPr bwMode="auto">
                    <a:xfrm>
                      <a:off x="0" y="0"/>
                      <a:ext cx="5953125" cy="3600450"/>
                    </a:xfrm>
                    <a:prstGeom prst="rect">
                      <a:avLst/>
                    </a:prstGeom>
                    <a:noFill/>
                    <a:ln w="9525">
                      <a:noFill/>
                      <a:miter lim="800000"/>
                      <a:headEnd/>
                      <a:tailEnd/>
                    </a:ln>
                  </pic:spPr>
                </pic:pic>
              </a:graphicData>
            </a:graphic>
          </wp:inline>
        </w:drawing>
      </w:r>
    </w:p>
    <w:p w:rsidR="005057BF" w:rsidRDefault="005057BF" w:rsidP="005057BF">
      <w:pPr>
        <w:pStyle w:val="NormalWeb"/>
        <w:shd w:val="clear" w:color="auto" w:fill="FFFFFF"/>
        <w:spacing w:before="0" w:after="0"/>
        <w:textAlignment w:val="baseline"/>
        <w:rPr>
          <w:rFonts w:ascii="Helvetica" w:hAnsi="Helvetica" w:cs="Helvetica"/>
          <w:color w:val="444444"/>
          <w:sz w:val="21"/>
          <w:szCs w:val="21"/>
        </w:rPr>
      </w:pPr>
    </w:p>
    <w:p w:rsidR="005057BF" w:rsidRDefault="005057BF" w:rsidP="005057BF">
      <w:pPr>
        <w:pStyle w:val="NormalWeb"/>
        <w:shd w:val="clear" w:color="auto" w:fill="FFFFFF"/>
        <w:spacing w:before="0" w:after="0"/>
        <w:textAlignment w:val="baseline"/>
        <w:rPr>
          <w:rFonts w:ascii="Helvetica" w:hAnsi="Helvetica" w:cs="Helvetica"/>
          <w:color w:val="444444"/>
          <w:sz w:val="21"/>
          <w:szCs w:val="21"/>
        </w:rPr>
      </w:pPr>
      <w:r>
        <w:rPr>
          <w:rFonts w:ascii="Helvetica" w:hAnsi="Helvetica" w:cs="Helvetica"/>
          <w:noProof/>
          <w:color w:val="9F9F9F"/>
          <w:sz w:val="21"/>
          <w:szCs w:val="21"/>
          <w:bdr w:val="none" w:sz="0" w:space="0" w:color="auto" w:frame="1"/>
        </w:rPr>
        <w:drawing>
          <wp:inline distT="0" distB="0" distL="0" distR="0">
            <wp:extent cx="5953125" cy="3600450"/>
            <wp:effectExtent l="0" t="0" r="0" b="0"/>
            <wp:docPr id="30" name="Picture 22" descr="qt-git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t-git2">
                      <a:hlinkClick r:id="rId37"/>
                    </pic:cNvPr>
                    <pic:cNvPicPr>
                      <a:picLocks noChangeAspect="1" noChangeArrowheads="1"/>
                    </pic:cNvPicPr>
                  </pic:nvPicPr>
                  <pic:blipFill>
                    <a:blip r:embed="rId38"/>
                    <a:srcRect/>
                    <a:stretch>
                      <a:fillRect/>
                    </a:stretch>
                  </pic:blipFill>
                  <pic:spPr bwMode="auto">
                    <a:xfrm>
                      <a:off x="0" y="0"/>
                      <a:ext cx="5953125" cy="3600450"/>
                    </a:xfrm>
                    <a:prstGeom prst="rect">
                      <a:avLst/>
                    </a:prstGeom>
                    <a:noFill/>
                    <a:ln w="9525">
                      <a:noFill/>
                      <a:miter lim="800000"/>
                      <a:headEnd/>
                      <a:tailEnd/>
                    </a:ln>
                  </pic:spPr>
                </pic:pic>
              </a:graphicData>
            </a:graphic>
          </wp:inline>
        </w:drawing>
      </w:r>
    </w:p>
    <w:p w:rsidR="005057BF" w:rsidRDefault="005057BF" w:rsidP="005057BF">
      <w:pPr>
        <w:pStyle w:val="NormalWeb"/>
        <w:shd w:val="clear" w:color="auto" w:fill="FFFFFF"/>
        <w:spacing w:before="0" w:after="0"/>
        <w:textAlignment w:val="baseline"/>
        <w:rPr>
          <w:rFonts w:ascii="Helvetica" w:hAnsi="Helvetica" w:cs="Helvetica"/>
          <w:color w:val="444444"/>
          <w:sz w:val="21"/>
          <w:szCs w:val="21"/>
        </w:rPr>
      </w:pPr>
    </w:p>
    <w:tbl>
      <w:tblPr>
        <w:tblW w:w="0" w:type="auto"/>
        <w:shd w:val="clear" w:color="auto" w:fill="FFFFFF"/>
        <w:tblCellMar>
          <w:left w:w="0" w:type="dxa"/>
          <w:right w:w="0" w:type="dxa"/>
        </w:tblCellMar>
        <w:tblLook w:val="04A0"/>
      </w:tblPr>
      <w:tblGrid>
        <w:gridCol w:w="1239"/>
        <w:gridCol w:w="8271"/>
      </w:tblGrid>
      <w:tr w:rsidR="005057BF" w:rsidRPr="00702285" w:rsidTr="007C44CF">
        <w:trPr>
          <w:gridAfter w:val="1"/>
        </w:trPr>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666600"/>
                <w:sz w:val="20"/>
              </w:rPr>
              <w:lastRenderedPageBreak/>
              <w:t>&lt;?</w:t>
            </w:r>
            <w:r w:rsidRPr="00702285">
              <w:rPr>
                <w:rFonts w:ascii="Courier New" w:eastAsia="Times New Roman" w:hAnsi="Courier New" w:cs="Courier New"/>
                <w:color w:val="000000"/>
                <w:sz w:val="20"/>
              </w:rPr>
              <w:t>xml version</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szCs w:val="20"/>
              </w:rPr>
              <w:t>"1.0"</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6600"/>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660066"/>
                <w:sz w:val="20"/>
              </w:rPr>
              <w:t>&lt;!DOCTYPE translationbundle&gt;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&lt;translationbundle</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lang</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"1155759005174418845"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Katala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"6879617193011158416"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Nyalakan/matikan bilah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"4590324241397107707"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Penyimpanan basis data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"9056953843249698117"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Toko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"6431217872648827691"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Semua data dienkripsi dengan sandi Google Anda tanggal</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"TIME"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"335581015389089642"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Ucapan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"1890570400853666479"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Menggunakan galeri baru eksperimental, bukan yang stabil.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"8206745257863499010"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Jazzy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"3314762460582564620"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Zhuyin biasa.  Pilihan kandidat otomatis dan opsi terkait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dinonaktifkan atau diabaikan.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"166179487779922818"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terlalu pendek.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"9048642391959913289"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Penerapan pengubahan ukuran teks otomatis yang lebih cepat.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"2345460471437425338"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untuk host 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"3688507211863392146"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Menulis ke file dan folder yang Anda buka di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"3595596368722241419"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Baterai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"8098352321677019742"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Pemberitahuan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"3566021033012934673"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Sambungan Anda tidak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"3228679360002431295"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Menyambungkan dan memverifikasi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"ANIMATED_ELLIPSIS"</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"5028012205542821824"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Pemasangan tidak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"1058418043520174283"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"INDEX"</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"COUNT"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"1128109161498068552"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Jangan izinkan situs apa pun </w:t>
            </w:r>
            <w:r w:rsidRPr="00702285">
              <w:rPr>
                <w:rFonts w:ascii="Courier New" w:eastAsia="Times New Roman" w:hAnsi="Courier New" w:cs="Courier New"/>
                <w:color w:val="000000"/>
                <w:sz w:val="20"/>
              </w:rPr>
              <w:lastRenderedPageBreak/>
              <w:t>untuk menggunakan pesan eksklusif sistem untuk mengakses perangkat MIDI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"2368075211218459617"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Penelusuran Kontekstual.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"8417199120207155527"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Dengan mengaktifkan opsi ini, Anda mencegah aplikasi web agar tidak mengakses API WebRTC.</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"778579833039460630"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data yang diterima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"32279126412636473"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w:t>
            </w:r>
            <w:r w:rsidRPr="00702285">
              <w:rPr>
                <w:rFonts w:ascii="Cambria Math" w:eastAsia="Times New Roman" w:hAnsi="Cambria Math" w:cs="Cambria Math"/>
                <w:color w:val="000000"/>
                <w:sz w:val="20"/>
              </w:rPr>
              <w:t>⌘</w:t>
            </w:r>
            <w:r w:rsidRPr="00702285">
              <w:rPr>
                <w:rFonts w:ascii="Courier New" w:eastAsia="Times New Roman" w:hAnsi="Courier New" w:cs="Courier New"/>
                <w:color w:val="000000"/>
                <w:sz w:val="20"/>
              </w:rPr>
              <w:t>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"270921614578699633"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Rata-rata Pemindahan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"2224444042887712269"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Setelan ini adalah milik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"OWNER_EMAIL"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"1852799913675865625"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Terdapat kesalahan saat mencoba membaca file: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"ERROR_TEXT"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"6114740317862089559"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Lihat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Kebijakan Privasi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detail selengkapnya tentang cara kami menangani informasi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"3828924085048779000"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Frasa sandi kosong tidak dibolehkan.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"1844692022597038441"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ini tidak tersedia secara 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"2709516037105925701"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IsiOtomatis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"3916445069167113093"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Jenis file ini dapat membahayakan komputer Anda. Apakah Anda ingin tetap menyimpan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"5429818411180678468"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Lebar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"250599269244456932"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Jalankan secara otomatis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"4121993058175073134"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Konfigurasi akun email Anda di aplikasi Setelan untuk mengirim data net-ekspor.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"8099771777867258638"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Memfokuskan peluncur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"6865313869410766144"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formulir IsiOtomatis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"3581034179710640788"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keamanan situs telah kedaluwarsa!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"2825758591930162672"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Kunci Publik Subjek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"6370351608045086850"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dukungan gulir penuh keyboard virtual.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"5137501176474113045"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item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"8275038454117074363"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Impor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"8418445294933751433"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&amp;amp;sebagai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"6985276906761169321"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"859285277496340001"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tidak menetapkan mekanisme untuk memeriksa apakah sertifikat telah ditarik.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"4711638718396952945"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Pulihkan setelan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"6610610633807698299"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"4168015872538332605"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Beberapa setelan milik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"PRIMARY_EMAIL"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digunakan bersama dengan Anda. Setelan ini akan memengaruhi akun Anda hanya jika memakai fitur masuk banyak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"7900476766547206086"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Diperlukan sandi untuk pengguna yang masuk, karena satu atau beberapa pengguna telah mengaktifkan setelan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"8870272765758621889"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Ini adalah pengguna yang dilindungi yang dikelola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"CUSTODIAN_EMAIL"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Detail masuk akun Anda tidak lagi berlaku.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"3300394989536077382"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Ditandatangani oleh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"654233263479157500"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layanan web untuk membantu mengatasi kesalahan navigasi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"3792890930871100565"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Lepaskan sambungan printer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"5378437846548426165"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Beralih antara versi peringatan TLS/SSL yang berbeda.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"6476748132434603124"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meminta Chrome memblokir setiap sertifikat dengan kesalahan, namun ada kesalahan pada sertifikat yang diterima Chrome selama upaya menyambung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"3293894718455402932"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dapat membaca dan menulis file gambar, video, dan suara di folder yang dicentang.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"6976652535392081960"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Menunjukkan tujuan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"EMAIL"</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"7180611975245234373"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Segarkan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"4940047036413029306"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Tanda Petik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"1497897566809397301"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data lokal disetel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"3275778913554317645"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sebagai jendela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"7994370417837006925"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Fitur masuk banyak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"1420684932347524586"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Wah! Gagal membuat kunci pribadi RSA acak.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"2501173422421700905"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Ditahan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"4031468775258578238"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penargetan berbasis kotak dalam tampilan. Penargetan berbasis kotak menggunakan sebuah heuristik untuk menentukan target yang paling mungkin dari isyarat. Area sentuh ditunjukkan dengan persegi panjang.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"368260109873638734"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Detail mengenai masalah pada situs web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"7409233648990234464"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Luncurkan Kembali dan Powerwash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"7428534988046001922"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 berikut kini terpasang: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"787386463582943251"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alamat 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"2833791489321462313"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Wajibkan sandi untuk membangunkan dari tidur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"8208216423136871611"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simpan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"4405141258442788789"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Terlalu lama!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"5048179823246820836"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Nordik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"1160536908808547677"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diperbesar, elemen posisi yang tetap dan bilah gulir yang diskalakan akan melekat pada area pandang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"7180735793221405711"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tag meta area pandang.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"1763046204212875858"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pintasan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"2105006017282194539"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Belum dimuat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"7821009361098626711"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Server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memerlukan nama pengguna dan sandi. Server menyatakan: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"REALM"</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"8546541260734613940"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[*.]example.com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"524759338601046922"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Ketik ulang PIN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"2580889980133367162"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Selalu 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mengunduh beberapa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"8972513834460200407"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Hubungi administrator jaringan Anda untuk memastikan bahwa firewall tidak memblokir unduhan dari server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"1444628761356461360"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Setelan ini dikelola oleh pemilik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"OWNER_EMAIL"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"6562437808764959486"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Mengekstrak citra pemulihan...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"1260240842868558614"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"2226449515541314767"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Situs ini diblokir agar tidak memiliki kontrol penuh atas perangkat MIDI.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"5437452584883783369"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Hentikan pratinjau dan luncurkan kembali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"7392118418926456391"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Pemindaian virus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"1156689104822061371"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Tata letak keyboard: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"4764776831041365478"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Laman web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mungkin sedang tidak aktif untuk sementara atau dipindahkan secara permanen ke alamat web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"6156863943908443225"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Cache skrip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"4274187853770964845"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Sinkronisasi: Hentikan dan mulai ulang Sinkronisasi.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"6499114579475440437"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untuk membayar dengan Google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"656293578423618167"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Jalur atau nama file terlalu panjang. Simpan dengan nama yang lebih pendek atau ke lokasi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"3484869148456018791"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Dapatkan sertifikat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"151501797353681931"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Diimpor Dari Safari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"586567932979200359"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menjalankan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dari citra disknya. Dengan memasangnya di komputer, Anda dapat menjalankannya tanpa citra disk, dan memastikannya tetap mutakhir.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"1036860914056215505"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"3775432569830822555"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Sertifikat Server </w:t>
            </w:r>
            <w:r w:rsidRPr="00702285">
              <w:rPr>
                <w:rFonts w:ascii="Courier New" w:eastAsia="Times New Roman" w:hAnsi="Courier New" w:cs="Courier New"/>
                <w:color w:val="000000"/>
                <w:sz w:val="20"/>
              </w:rPr>
              <w:lastRenderedPageBreak/>
              <w:t>SSL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"1829192082282182671"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Per&amp;amp;kecil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"5042319201438341383"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(UTC)</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"8564827370391515078"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128</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"6390799748543157332"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yang Anda lihat di jendela ini tidak akan muncul dalam riwayat browser dan tidak meninggalkan jejak lain, seperti cookie, di komputer setelah Anda menutup semua jendela Tamu yang terbuka. Namun, file apa pun yang Anda unduh akan tersimpan.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"816055135686411707"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Saat Menyetel Kepercayaan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"6714124459731960436"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https:////mail.google.com//mail//?extsrc=mailto&amp;amp;url=%s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"4714531393479055912"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kini dapat menyinkronkan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"6307990684951724544"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Sistem sibuk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"7904094684485781019"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Administrator untuk akun ini menonaktifkan fitur masuk banyak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"2025632980034333559"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ngadat. Klik balon ini untuk memuat ulang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"687588960939994211"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Juga hapus riwayat, bookmark, setelan, dan data Chrome lainnya yang tersimpan di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"4581823559337371475"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Layanan masuk di bawah dihosting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"SAML_DOMAIN"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Masuk untuk melanjutkan.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"6322279351188361895"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membaca kunci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"7401543881546089382"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"3781072658385678636"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 berikut dicekal di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"2597852038534460976"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tidak dapat mengakses wallpaper. Sambungkan ke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"3648460724479383440"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Tombol radio yang dipilih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"512903556749061217"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"4654488276758583406"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Sangat Kecil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"6647228709620733774"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 Kebijakan Otoritas Sertifikasi Netscape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"546411240573627095"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Gaya papan tombol </w:t>
            </w:r>
            <w:r w:rsidRPr="00702285">
              <w:rPr>
                <w:rFonts w:ascii="Courier New" w:eastAsia="Times New Roman" w:hAnsi="Courier New" w:cs="Courier New"/>
                <w:color w:val="000000"/>
                <w:sz w:val="20"/>
              </w:rPr>
              <w:lastRenderedPageBreak/>
              <w:t>angka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"2310216585920710503"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Easy Unlock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"8425213833346101688"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"2972581237482394796"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"5895138241574237353"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Hidupkan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"7012312584667795941"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Identitas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"ORGANIZATION"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"LOCALITY"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diverifikasi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namun verifikasi rekaman audit publiknya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"7113502843173351041"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Ketahui alamat email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"3726463242007121105"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ini tidak dapat dibuka karena sistem berkasnya tidak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"5606674617204776232"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"PEPPER_PLUGIN_NAME"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"PEPPER_PLUGIN_DOMAIN"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mengakses perangkat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"9008201768610948239"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Abaikan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"528468243742722775"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"1723824996674794290"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&amp;amp;Jendela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"1313405956111467313"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Konfigurasi proxy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"3527276236624876118"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Pengguna yang diawasi dengan nama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"USER_DISPLAY_NAME"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dibuat.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"4367782753568896354"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Kami tidak dapat memasang: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"1589055389569595240"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Ejaan dan Grammar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"7017587484910029005"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Ketik karakter yang Anda lihat dalam gambar di bawah.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"9013589315497579992"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autentikasi klien SSL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"5410992958511618392"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Gesek Pilihan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"2278098630001018905"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alamat pengiriman yang berbeda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"2085245445866855859"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dengan atribut manifes 'kiosk_only' harus dipasang dalam mode kios ChromeOS.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"1467999917853307373"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menyimpan data di perangkat Anda secara permanen.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"8524066305376229396"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Penyimpanan tetap: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"7567293639574541773"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eleme&amp;amp;n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"8392896330146417149"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Status Jelajah: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"5427459444770871191"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Putar &amp;amp;Searah Jarum Jam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"2923240520113693977"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Estonia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"7282353081473341772"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Coba aplikasi tanpa memasangnya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"3384773155383850738"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Jumlah saran maksimal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"1014321050861012327"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Otomatis simpan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"3606271085912431278"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dialog info aplikasi. Jika dinonaktifkan, pengguna dapat memilih menu konteks 'Info Aplikasi' di Peluncur Aplikasi untuk menampilkan dialog info aplikasi bagi aplikasi yang dipilih.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"8677212948402625567"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Ciutkan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"8008366997883261463"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Anjing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"2056996954182910740"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"7600965453749440009"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Jangan pernah terjemahkan bahasa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"LANGUAGE"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"3208703785962634733"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dipastikan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"620329680124578183"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Muat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"6300924177400055566"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tidak memiliki ruang yang cukup di Google Drive untuk menyimpan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&amp;quot;. Hapus file atau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belilah lebih banyak ruang penyimpanan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"9074739597929991885"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Bluetooth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"2653266418988778031"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Anda menghapus sertifikat Otoritas Sertifikasi (CA), browser tidak akan lagi memercayai semua sertifikat yang dikeluarkan oleh CA.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"4237357878101553356"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Kami tidak dapat memverifikasi informasi akun Anda. |Perbaiki masalah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"2217501013957346740"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nama -</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"5177479852722101802"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Terus blokir akses mikrofon dan kamera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"4422428420715047158"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Domain: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"7788444488075094252"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 dan masukan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"6723354935081862304"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Cetak ke Google Dokumen dan tujuan awan lainnya.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mencetak ke Google Cloud Print.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"7115051913071512405"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Cobalah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"8561096986926824116"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Sambungan ke</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terputus karena terjadi perubahan dalam sambungan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"8804398419035066391"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Berkomunikasi dengan situs web yang bekerja sama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"6023914116273780353"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Hasil personalisasi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"7082055294850503883"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Abaikan status CapsLock dan huruf kecil masukkan jika tidak diubah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"4989966318180235467"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laman latar &amp;amp;belakang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"4744603770635761495"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Jalur Yang Dapat Dijalankan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"3719826155360621982"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"5376169624176189338"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Klik untuk mundur, tahan untuk melihat riwayat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"7897900149154324287"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 masa mendatang, pastikan untuk mengeluarkan perangkat yang dapat dilepas di aplikasi File sebelum mencabutnya. Jika tidak, Anda mungkin kehilangan data.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"2238306952867036727"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penggabungan lapisan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"9181716872983600413"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Unicode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"2566124945717127842"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Powerwash untuk mengatur ulang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agar jadi seperti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"3609785682760573515"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Menyinkronkan...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"1383861834909034572"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Dibuka setelah </w:t>
            </w:r>
            <w:r w:rsidRPr="00702285">
              <w:rPr>
                <w:rFonts w:ascii="Courier New" w:eastAsia="Times New Roman" w:hAnsi="Courier New" w:cs="Courier New"/>
                <w:color w:val="000000"/>
                <w:sz w:val="20"/>
              </w:rPr>
              <w:lastRenderedPageBreak/>
              <w:t>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"5727728807527375859"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aplikasi, dan tema dapat membahayakan komputer. Yakin ingin lanjut?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"3857272004253733895"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Skema Pinyin ganda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"3559661023937741623"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Demi keamanan Anda, verifikasi detail kartu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"1830550083491357902"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Belum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"6721972322305477112"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&amp;amp;Berkas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"3626281679859535460"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Kecerahan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"1076818208934827215"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Internet Explorer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"9056810968620647706"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ditemukan kecocokan.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"1461041542809785877"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Kinerja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"2861301611394761800"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Pembaruan sistem selesai. Mulai ulang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"551752069230578406"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Menambahkan printer ke akun Anda - proses ini mungkin membutuhkan beberapa saat...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"2108058520826444209"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Peringatan: Anda tidak tersambung ke server Wallet produksi. Kartu yang diterbitkan akan menjadi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"4858913220355269194"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Ronaldo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"2231238007119540260"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Anda menghapus sertifikat server, Anda akan mengembalikan pemeriksaan keamanan yang biasa untuk server dan mengharuskannya menggunakan sertifikat yang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"6489433341782457580"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pengembang: gunakan layanan kotak pasir untuk panggilan API Wallet untuk requestAutocomplete().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"8186609076106987817"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tidak dapat menemukan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"2846816712032308263"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penutupan cepat tab/jendela - menjalankan penangan js saat pembongkaran di tab secara terpisah dari GUI.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"9134410174832249455"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memuat laman web karena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terlalu lama merespons. Situs web mungkin sedang tidak aktif atau sambungan internet Anda bermasalah.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"7624154074265342755"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Jaringan </w:t>
            </w:r>
            <w:r w:rsidRPr="00702285">
              <w:rPr>
                <w:rFonts w:ascii="Courier New" w:eastAsia="Times New Roman" w:hAnsi="Courier New" w:cs="Courier New"/>
                <w:color w:val="000000"/>
                <w:sz w:val="20"/>
              </w:rPr>
              <w:lastRenderedPageBreak/>
              <w:t>nirkabel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"3899968422636198696"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"ORGNAME"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"2391762656119864333"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Cabut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"3315158641124845231"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Sembunyikan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"7069168971636881066"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Setidaknya harus ada satu akun di perangkat ini sebelum membuat pengguna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"7766807826975222231"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Ikuti tur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"2269471294353474737"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file dari mana saja, bahkan secara offline.</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"MARKUP_2"</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File di Google Drive selalu yang terbaru dan tersedia dari perangkat mana pun.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"MARKUP_3"</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Menjaga file Anda tetap aman.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"MARKUP_5"</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Apa pun yang terjadi pada perangkat Anda, file Anda tersimpan dengan aman di Google Drive.</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"MARKUP_6"</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Berbagi, membuat, dan berkolaborasi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"MARKUP_8"</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suatu file dengan orang lain, semuanya di satu tempat.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"MARKUP_9"</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"1374844444528092021"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yang dibutuhkan oleh jaringan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belum dipasang ataupun tidak lagi valid. Dapatkan sertifikat baru dan cobalah menyambung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"3496213124478423963"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Perkecil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"2296019197782308739"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EAP: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"42981349822642051"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Luaskan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"7774497835322490043"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potongan debug GDB. Ini akan menghentikan aplikasi Native Client saat mulai dan menunggu nacl-gdb (dari NaCl SDK) terikat padanya.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"1005274289863221750"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Menggunakan mikrofon dan kamera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"2686444421126615064"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"9215293857209265904"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ditambahkan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"7693221960936265065"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awal waktu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"9105212490906037469"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F2</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"4920887663447894854"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Situs berikut telah dicekal agar tidak melacak lokasi Anda pada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"8133676275609324831"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&amp;amp;Tampilkan dalam folder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"302014277942214887"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Masukan id aplikasi atau URL toko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"26224892172169984"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izinkan situs apa pun menangani protokol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"645705751491738698"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mencekal JavaScript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"9177556055091995297"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"4780321648949301421"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Laman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"8630903300770275248"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Impor pengguna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"4552678318981539154"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Beli penyimpanan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"5780066559993805332"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(Terbaik)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"3011284594919057757"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Tentang Flash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"6075880972317537864"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Penyerang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mungkin mencoba mengelabui Anda untuk mencuri informasi (misalnya sandi, pesan, atau 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"971058943242239041"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penggunaan elemen HTML 'window-controls' dalam aplikasi terpaket.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"7377169924702866686"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Caps Lock aktif.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"2565670301826831948"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Kecepatan touchpad: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"7348093485538360975"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Keyboard di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"8178665534778830238"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Konten: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"2610260699262139870"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Ukuran Se&amp;amp;benarnya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"4535734014498033861"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Sambungan server proxy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"558170650521898289"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Windows Hardware Driver Verification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"5866560098872665830"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ServiceWorker adalah jenis pekerja web baru yang dapat mencegat permintaan sumber daya. Lihat https://github.com/slightlyoff/ServiceWorker untuk informasi selengkapnya.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"4395129973926795186"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"START_DATE"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sampai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"END_DATE"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"98515147261107953"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Lanskap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"2396967175343051699"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akan menambahkan ini ke |sandi tersimpan| milik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"1303101771013849280"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HTML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"4344368877506330515"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Situs Web yang Mengandung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"8974161578568356045"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Deteksi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"1549045574060481141"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"5388588172257446328"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"1657406563541664238"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Bantu menjadikan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lebih baik dengan mengirim statistik penggunaan dan laporan kerusakan secara otomatis ke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"8339012082103782726"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izinkan situs mengakses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"7982789257301363584"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"2271281383664374369"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Permintaan ekstensi ke URL ini tersendat untuk sementara.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"8528962588711550376"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"2336228925368920074"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 Semua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"8774934320277480003"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Batas atas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"1390548061267426325"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sebagai Tab Biasa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"8821003679187790298"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pengalaman layar penuh yang ditingkatkan dan disederhanakan di Mac.</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"8520687380519886411"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Pengguliran tradisional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"5081055027309504756"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Kotak pasir Seccomp-BPF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"2757031529886297178"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Penghitung FPS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"6657585470893396449"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"5111867030909355943"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Mencegah penggabungan otomatis lapisan yang dikompositkan.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"1776883657531386793"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"INFO"</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"1510030919967934016"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telah dicekal agar tidak melacak lokasi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"5748743223699164725"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fitur Platform Web eksperimental yang sedang dikembangkan.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"8110513421455578152"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Menentukan tinggi ubin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"7002454948392136538"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pengelola untuk pengguna yang dilindungi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"4640525840053037973"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dengan Akun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"4923279099980110923"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 saya ingin membantu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"5255315797444241226"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Frasa sandi yang Anda masukkan 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"521582610500777512"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Foto dibuang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"762917759028004464"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Browser default saat ini: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"BROWSER_NAME"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"7740287852186792672"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Hasil penelusuran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"218492098606937156"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acara sentuh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"300544934591011246"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"6015796118275082299"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Tahun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"8106242143503688092"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muat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"2647434099613338025"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 bahasa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"5733490203338352042"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Sertakan alamat dari kartu Kontak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"5078796286268621944"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 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"3480411814272635771"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Kekerapan saat tab menjadi tidak responsif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"8487678622945914333"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Perbesar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"3846593650622216128"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ini diberlakukan oleh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"8185331656081929126"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pemberitahuan saat printer baru terdeteksi pada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"2972557485845626008"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Firmware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"735327918767574393"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Terjadi masalah saat menampilkan laman web ini. Untuk melanjutkan, muat ulang atau buka laman yang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"7607274158153386860"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Minta situs </w:t>
            </w:r>
            <w:r w:rsidRPr="00702285">
              <w:rPr>
                <w:rFonts w:ascii="Courier New" w:eastAsia="Times New Roman" w:hAnsi="Courier New" w:cs="Courier New"/>
                <w:color w:val="000000"/>
                <w:sz w:val="20"/>
              </w:rPr>
              <w:lastRenderedPageBreak/>
              <w:t>tablet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"8028060951694135607"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Key Recovery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"323962671734198379"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"ERROR_DESCRIPTION_TEXT"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"LINE_BREAK"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 dapat mencoba  mendiagnosis masalah dengan mengambil langkah-langkah berikut: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"LINE_BREAK"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"PLATFORM_TEXT"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"4119224432853805992"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penggunaan API AVFoundation Mac OS X, sebagai ganti QTKit.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"6317369057005134371"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Menunggu jendela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"6391832066170725637"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atau direktori tak ditemukan.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"6980028882292583085"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Lansiran JavaScript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"577624874850706961"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cookie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"5494920125229734069"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"3868718841498638222"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telah beralih ke saluran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"CHANNEL_NAME"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"7931071620596053769"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berikut tidak merespons. Anda dapat menunggunya merespons atau menutupnya.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"7938958445268990899"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belum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"4569998400745857585"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 yang berisi ekstensi tersembunyi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"4081383687659939437"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info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"1801827354178857021"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Periode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"238526402387145295"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tidak dapat mengunjungi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saat ini karena situs web tersebut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menggunakan HSTS</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Kesalahan jaringan dan penyerang biasanya bersifat sementara, jadi laman ini mungkin akan bekerja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"4560332071395409256"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Klik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Mulai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klik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Jalankan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ketik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%windir%\network diagnostic\xpnetdiag.exe</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lalu klik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"2179052183774520942"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Tambah Mesin </w:t>
            </w:r>
            <w:r w:rsidRPr="00702285">
              <w:rPr>
                <w:rFonts w:ascii="Courier New" w:eastAsia="Times New Roman" w:hAnsi="Courier New" w:cs="Courier New"/>
                <w:color w:val="000000"/>
                <w:sz w:val="20"/>
              </w:rPr>
              <w:lastRenderedPageBreak/>
              <w:t>Telusur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"4043223219875055035"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dengan Akun Google Anda untuk mengizinkan aplikasi menyinkronkan setelan dan menyediakan layanan yang disesuaikan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"5498951625591520696"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menjangkau server.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"1621207256975573490"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&amp;amp;bingkai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"173215889708382255"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Bagikan layar Anda -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"4681260323810445443"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tidak berhak mengakses laman web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Anda mungkin harus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"7207605296944356446"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Mikrodetik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"6093888419484831006"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Membatalkan pembaruan...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"2702835091231533794"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Diaktifkan di laman hasil penelusuran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"8670737526251003256"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Menelusuri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"1165039591588034296"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"2278562042389100163"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jendela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"5246282308050205996"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ngadat. Klik balon ini untuk menyalakan kembali apl.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"1201895884277373915"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Lainnya dari situs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"9218430445555521422"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sebagai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"5027550639139316293"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"938582441709398163"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Hamparan Keyboard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"7548856833046333824"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Minum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"6268647269805730940"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ini belum menyelesaikan langkah-langkah pertamanya.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"660380282187945520"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F9</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"8876215549894133151"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Format: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"8860454412039442620"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Spreadsheet Excel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"5234764350956374838"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"5245965967288377800"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WiMAX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"40027638859996362"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Perpindahan kata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"3522708245912499433"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Portugis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"6303187936217840894"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browser Anda akan dikembalikan ke default aslinya. Tindakan ini akan menyetel ulang beranda, laman tab baru, dan mesin telusur, menonaktifkan ekstensi, dan melepaskan sematan semua tab. Tindakan tersebut juga akan menghapus data sementara dan cache lainnya, misalnya cookie, konten, dan data situs.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"6928441285542626375"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TCP Fast Open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"7792388396321542707"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Hentikan berbagi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"5463275305984126951"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Pengindeksan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"LOCATION"</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"8034304765210371109"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versi eksperimental 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"8959810181433034287"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 yang diawasi harus menggunakan sandi ini untuk masuk, jadi pilih sandi yang aman dan jangan lupa untuk membicarakannya dengan pengguna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"5154917547274118687"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Memori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"1493492096534259649"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 ini tidak dapat digunakan untuk pemeriksaan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"6628463337424475685"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"ENGINE"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Penelusuran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"8651324101757295372"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Chat dengan orang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"6460423884798879930"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opsi untuk mengirim informasi autentikasi ekstra pada paket SYN awal bagi klien yang sebelumnya telah tersambung, mengizinkan pemulaian pengiriman data dengan lebih cepat.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"6563261555270336410"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Detail mengenai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"ELEMENTS_HOST_NAME"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"3200025317479269283"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Bersenang-senanglah! Kami ada di sini untuk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"5656983780125483728"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Mengembalikan ke pembaruan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"3470502288861289375"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Menyalin...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"2719473049159220459"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Penerbit: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"ISSUER"</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"2815693974042551705"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Folder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"4698609943129647485"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Bookmarks yang Disempurnakan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"5010929733229908807"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Semua data dienkripsi dengan frasa sandi sinkronisasi Anda tanggal</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"TIME"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"8363106484844966752"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Peringatan: Anda tidak memiliki tanda pemantauan kinerja yang aktif! Data yang ditampilkan akan dibatasi untuk data apa pun yang dikumpulkan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"6243774244933267674"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tidak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"2436707352762155834"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Minimum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"5556206011531515970"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Klik selanjutnya untuk memilih browser default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"3382073616108123819"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Sistem gagal menentukan pengenal perangkat untuk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"9041603713188951722"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setelan di jendela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"5419294236999569767"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Waktu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"8158300065514217730"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untuk mengimpor pengguna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"2789486458103222910"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"4792711294155034829"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Lapo&amp;amp;rkan Masalah...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"5819484510464120153"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pinta&amp;amp;san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"3088325635286126843"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&amp;amp;Ubah nama...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"5376931455988532197"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terlalu besar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"5397578532367286026"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Penggunaan dan riwayat pengguna ini dapat ditinjau oleh pengelola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"MANAGER_EMAIL"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di chrome.com.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"5226856995114464387"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Menyinkronkan preferensi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"6979158407327259162"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Drive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"8895939260230785002"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Dengan memilih tidak pernah menyimpan sandi, Anda akan menghapus semua sandi yang saat ini tersimpan untuk situs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"1015255576907412255"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Hubungi administrator sistem </w:t>
            </w:r>
            <w:r w:rsidRPr="00702285">
              <w:rPr>
                <w:rFonts w:ascii="Courier New" w:eastAsia="Times New Roman" w:hAnsi="Courier New" w:cs="Courier New"/>
                <w:color w:val="000000"/>
                <w:sz w:val="20"/>
              </w:rPr>
              <w:lastRenderedPageBreak/>
              <w:t>Anda untuk informasi selengkapnya.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"404493185430269859"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Mesin telusur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"3150927491400159470"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Keras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"3549644494707163724"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Enkripsikan data yang disinkronkan dengan frasa sandi sinkronisasi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"5667293444945855280"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Program Jahat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"6831043979455480757"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Terjemahkan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"2856203831666278378"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Tanggapan dari server berisi tajuk ganda. Masalah ini biasanya disebabkan konfigurasi situs web atau proxy yang tidak tepat. Hanya administrator situs web atau proxy tersebut yang dapat menyelesaikan masalah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"3587482841069643663"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"6698381487523150993"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Dibuat: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"4684748086689879921"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Abaikan Impor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"6418443601594065950"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munculan bilah info untuk media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"8191230140820435481"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Mengelola aplikasi, ekstensi, dan tema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"8279107132611114222"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Permintaan Anda untuk mengakses situs ini telah dikirim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"8034955203865359138"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ditemukan entri riwayat.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"9130015405878219958"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yang dimasukkan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"6615807189585243369"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"BURNT_AMOUNT"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"TOTAL_SIZE"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disalin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"7501143156951160001"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Jika Anda tidak memiliki Akun Google,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"LINK_START"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Akun Google</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"LINK_END"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"4950138595962845479"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Opsi...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"4653235815000740718"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masalah saat membuat media pemulihan OS. Perangkat penyimpanan yang dipakai tidak dapat ditemukan.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"1407489512183974736"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Dipangkas di Tengah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"6426222199977479699"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SSL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"2688196195245426394"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Terjadi kesalahan saat mendaftarkan perangkat dengan server: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lastRenderedPageBreak/>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"CLIENT_ERROR"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"667115622929458276"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 mode penyamaran sedang berlangsung. Anda ingin keluar dari mode penyamaran dan membatalkan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"1528372117901087631"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Sambungan internet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"1788636309517085411"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"4159435316791146348"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Dengan panduan dan persetujuan dari CPSC serta lembaga peraturan lain, Google dan HP menarik kembali pengisi daya (charger) asli untuk Chromebook HP 11.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"2716483787622029543"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Mengakses dan menghapus foto, musik, dan media lain dari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"7659660321065362272"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Pembaruan penting pada Chromebook HP 11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"5965661248935608907"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Juga mengontrol apa yang ditampilkan laman saat Anda mengeklik tombol Beranda atau menelusuri dari Omnibox.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"9177499212658576372"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Saat ini Anda tersambung ke jaringan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"NETWORK_TYPE"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"8589311641140863898"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API Ekstensi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"869891660844655955"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Tanggal kedaluwarsa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"8336153091935557858"</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"YESTERDAY_DAYTIME"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kemarin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"8642171459927087831"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Token Akses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"8289355894181816810"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Hubungi administrator jaringan Anda jika Anda tidak yakin apa maksudnya.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"4218259925454408822"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ke akun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"2178614541317717477"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 Mencurigakan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"6464076120278668805"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ignore autocomplete='off'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"4449935293120761385"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Tentang IsiOtomatis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"4194570336751258953"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ketuk-untuk-mengeklik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"6066742401428748382"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ke laman web ditolak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"5111692334209731439"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Pengelola </w:t>
            </w:r>
            <w:r w:rsidRPr="00702285">
              <w:rPr>
                <w:rFonts w:ascii="Courier New" w:eastAsia="Times New Roman" w:hAnsi="Courier New" w:cs="Courier New"/>
                <w:color w:val="000000"/>
                <w:sz w:val="20"/>
              </w:rPr>
              <w:lastRenderedPageBreak/>
              <w:t>&amp;amp;Bookmark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"906458777597946297"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Memaksimalkan jendela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"1199341378292808368"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Minggu Lalu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"8295070100601117548"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server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"2638942478653899953"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Google Drive tidak dapat dibuka.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masuk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"1983450660696935749"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Kekerapan saat ekstensi dinonaktifkan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"3084548735795614657"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Lepaskan untuk memasang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"5661272705528507004"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Kartu SIM ini dinonaktifkan dan tidak dapat digunakan. Harap hubungi operator layanan untuk penggantian.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"1128128132059598906"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EAP-TTLS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"3583413473134066075"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Pergi... Pergi... 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"6585234750898046415"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gambar yang akan ditampilkan untuk akun Anda di layar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"7957054228628133943"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pencekalan munculan...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"179767530217573436"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4 minggu terakhir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"2279770628980885996"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Kondisi yang tidak terduga terjadi ketika server berusaha memenuhi permintaan.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"210116126541562594"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Dicekal secara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"1986824139605408742"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Anda tidak dapat mengingat sandi, Anda dapat melanjutkan namun data lokal akan hilang. Hanya data dan setelan sinkronisasi yang akan diambil.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"9123413579398459698"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Proxy FTP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"1751752860232137596"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Memungkinkan pelaksanaan pengguliran lancar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"9142627797714859698"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Dengan mengeklik Lanjutkan, Anda setuju untuk menggunakan Google Wallet. Untuk melindungi Anda dari penipuan, informasi tentang komputer Anda (termasuk lokasi) akan dibagikan dengan Google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"8534801226027872331"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Jika demikian, sertifikat </w:t>
            </w:r>
            <w:r w:rsidRPr="00702285">
              <w:rPr>
                <w:rFonts w:ascii="Courier New" w:eastAsia="Times New Roman" w:hAnsi="Courier New" w:cs="Courier New"/>
                <w:color w:val="000000"/>
                <w:sz w:val="20"/>
              </w:rPr>
              <w:lastRenderedPageBreak/>
              <w:t>yang diberikan ke browser salah dan tidak dapat dipahami. Artinya, kami tidak dapat memahami informasi identitas maupun informasi tertentu lainnya dalam sertifikat yang digunakan untuk mengamankan sambungan. Anda tidak boleh melanjutkan.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"3608527593787258723"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tab 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"4130750466177569591"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Saya setuju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"6993929801679678186"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prediksi IsiOtomatis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"4425149324548788773"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Drive Saya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"7194698607141260640"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Proses Telah Mati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"7264275118036872269"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memulai pencarian perangkat Bluetooth.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"3855676282923585394"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Impor Bookmark dan Setelan...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"1116694919640316211"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Tentang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"8381977081675353473"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Slovak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"2849866606957084126"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Pengguna yang diawasi dengan nama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"NEW_PROFILE_NAME"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dibuat. Untuk menyetel situs web mana yang dapat dilihat oleh pengguna yang dilindungi ini, Anda dapat mengonfigurasi batasan dan setelan dengan mengunjungi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www.chrome.com/manage</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Jika Anda tidak mengubah setelan default,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"NEW_PROFILE_NAME"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dapat menjelajahi semua situs di web.</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Periksa email Anda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"ACCOUNT_EMAIL"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hal ini dan petunjuk selengkapnya.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"4422347585044846479"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 bookmark untuk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"1965624977906726414"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memiliki izin khusus.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"2452539774207938933"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Beralih ke pengguna: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"PROFILE_NAME"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"4700157086864140907"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Chrome dapat memberikan periksa-ejaan yang lebih pintar dengan mengirimkan apa yang Anda ketik di browser ke server Google sehingga memungkinkan Anda menggunakan teknologi periksa-ejaan yang sama seperti yang digunakan oleh Google penelusuran.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"1880905663253319515"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sertifikat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"CERTIFICATE_NAME"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"8546306075665861288"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Cache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"5904093760909470684"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Konfigurasi </w:t>
            </w:r>
            <w:r w:rsidRPr="00702285">
              <w:rPr>
                <w:rFonts w:ascii="Courier New" w:eastAsia="Times New Roman" w:hAnsi="Courier New" w:cs="Courier New"/>
                <w:color w:val="000000"/>
                <w:sz w:val="20"/>
              </w:rPr>
              <w:lastRenderedPageBreak/>
              <w:t>Proxy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"5706551819490830015"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alamat penagihan...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"3348643303702027858"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Pembuatan Media Pemulihan OS telah dibatalkan.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"7027779093245283639"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Konten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"ELEMENTS_HOST_NAME"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sebuah distributor perangkat lunak perusak yang terkenal, telah dimasukkan ke dalam laman web ini. Mengunjungi laman ini sekarang sangatlah mungkin membuat perangkat Anda terinfeksi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"749028671485790643"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Orang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"VALUE"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"741906494724992817"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ini tidak memerlukan izin khusus.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"238039057627789696"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perender mendelegasikan pengomposisian ke browser, menggabungkan kedua pengomposisian elemen.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"4792148404905252597"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Memungkinkan eksperimen dengan meluncurkan aplikasi singkat dari hyperlink. Contohnya, tautan ke laman detail aplikasi Toko Web Chrome dalam hasil penelusuran Google akan meluncurkan aplikasi, bukannya menavigasikan ke laman detail.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"3245321423178950146"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Artis Tidak Dikenal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"2437838871182492352"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Kekerapan saat ekstensi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"9050666287014529139"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Frasa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"5197255632782567636"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Internet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"8787254343425541995"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Memungkinkan proxy untuk jaringan bersama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"4755860829306298968"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pencekalan 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"8879284080359814990"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&amp;amp;Sebagai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"4314714876846249089"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kesulitan mengakses jaringan.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"LINE_BREAK"</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Hal ini mungkin terjadi karena perangkat lunak antivirus atau firewall Anda salah mengenali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sebagai penyusup di perangkat Anda dan mencekalnya untuk </w:t>
            </w:r>
            <w:r w:rsidRPr="00702285">
              <w:rPr>
                <w:rFonts w:ascii="Courier New" w:eastAsia="Times New Roman" w:hAnsi="Courier New" w:cs="Courier New"/>
                <w:color w:val="000000"/>
                <w:sz w:val="20"/>
              </w:rPr>
              <w:lastRenderedPageBreak/>
              <w:t>tersambung ke internet.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"3873139305050062481"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Eleme&amp;amp;n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"7445762425076701745"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Identitas server yang Anda sambungkan tidak dapat divalidasi sepenuhnya. Anda terhubung ke server menggunakan nama yang hanya valid dalam jaringan Anda, yang mana otoritas sertifikat eksternal sama sekali tidak dapat memvalidasi kepemilikannya. Karena sejumlah otoritas sertifikat akan tetap menerbitkan sertifikat untuk nama tersebut, tidak dapat dipastikan apakah Anda akan tersambung ke situs web yang dimaksudkan dan bahwa tidak akan ada penyerang.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"1556537182262721003"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memindah direktori ekstensi ke dalam profil.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"2946640296642327832"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Bluetooth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"5866557323934807206"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setelan ini untuk kunjungan di waktu mendatang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"126710816202626562"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 terjemahan: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"1194381338562257973"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aplikasi singkat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"5355351445385646029"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Tekan Spasi untuk memilih calon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"5453029940327926427"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"949088605431823851"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 mana Anda membeli Chromebook HP 11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"9087353528325876418"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 Penemuan Otomatis Proxy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"4801956050125744859"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keduanya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"3878840326289104869"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Membuat pengguna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"406070391919917862"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Latar Belakang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"8820817407110198400"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"6347003977836730270"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penawaran UX gelembung Terjemahan yang baru, bukan bilah info.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"2580170710466019930"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Harap tunggu ketika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memasang pembaruan sistem terkini.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"7428061718435085649"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Shift kiri dan kanan untuk memilih kandidat ke-2 dan ke-3</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"1070066693520972135"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WEP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"2630681426381349926"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Sambungkan ke Wi-Fi untuk memulai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"1764226536771329714"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"5191625995327478163"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Sete&amp;amp;lan Bahasa...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"769569204874261517"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"USER_DISPLAY_NAME"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(sudah ada di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"734651947642430719"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Tamil (InScript)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"3649256019230929621"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Meminimalkan jendela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"5618972959246891967"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Tanggal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"3809280248639369696"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Alien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"1985136186573666099"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menggunakan setelan proxy sistem komputer untuk menyambung ke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"6435285122322546452"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aplikasi kios...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"5748409721703101646"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Chromebook Anda tidak dapat tersambung ke internet menggunakan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Pilih jaringan lain.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"LEARN_MORE_LINK_START"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"LEARN_MORE_LINK_END"</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"1064835277883315402"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Bergabung dengan jaringan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"6508261954199872201"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Aplikasi: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"3700528541715530410"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sepertinya Anda tidak memiliki izin untuk mengakses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"2713008223070811050"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Mengelola tampilan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"5145331109270917438"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Tanggal dimodifikasi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"6596816719288285829"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Alamat IP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"7603461642606849762"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Debug hanya jika URL manifes berakhir dengan debug.nmf.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"8656768832129462377"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periksa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"413121957363593859"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Komponen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"715487527529576698"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Aksara China Awal adalah China Aksara Sederhana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"6522350652862471760"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Aktifkan ikon dan nama profil </w:t>
            </w:r>
            <w:r w:rsidRPr="00702285">
              <w:rPr>
                <w:rFonts w:ascii="Courier New" w:eastAsia="Times New Roman" w:hAnsi="Courier New" w:cs="Courier New"/>
                <w:color w:val="000000"/>
                <w:sz w:val="20"/>
              </w:rPr>
              <w:lastRenderedPageBreak/>
              <w:t>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"6181259999130430430"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Easy Unlock untuk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"8703575177326907206"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Sambungan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dienkripsi.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"6135622770221372891"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 Saluran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"8472623782143987204"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cadangan perangkat keras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"8545107379349809705"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info...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"4865571580044923428"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pengecualian...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"2526619973349913024"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pembaruan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"3716615839203649375"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"1300293448253992908"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lansiran pemasangan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"4559767610552730302"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Efek Bokeh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"8884532952272649884"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laman web karena perangkat Anda memasuki mode tidur</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atau hibernasi. Jika ini terjadi, sambungan jaringan dimatikan dan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permintaan sambungan baru akan gagal. Memuat ulang laman akan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memecahkan masalah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"8791534160414513928"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Kirim permintaan &amp;quot;Jangan Lacak&amp;quot; dengan lalu lintas penjelajahan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"485316830061041779"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Jerman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"9132971099789715557"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Tahan tombol Penelusuran untuk mengalihkan perilaku tombol baris atas.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"6500116422101723010"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tidak dapat menangani permintaan untuk sementara.  Kode ini menunjukkan bahwa ini adalah keadaan sementara, dan server akan hidup lagi setelah penundaan.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"1644574205037202324"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Riwayat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"2386631145847373156"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 hanya dapat dilakukan jika sudah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"4206944295053515692"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Minta Saran dari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"1297175357211070620"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Tujuan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"479280082949089240"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Cookie yang berasal dari laman </w:t>
            </w:r>
            <w:r w:rsidRPr="00702285">
              <w:rPr>
                <w:rFonts w:ascii="Courier New" w:eastAsia="Times New Roman" w:hAnsi="Courier New" w:cs="Courier New"/>
                <w:color w:val="000000"/>
                <w:sz w:val="20"/>
              </w:rPr>
              <w:lastRenderedPageBreak/>
              <w:t>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"1984642098429648350"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Galangkan jendela ke kanan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"6204930791202015665"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"8713570323158206935"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Kirim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sistem informasi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"END_LINK1"</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"727952162645687754"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"5941343993301164315"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Harap masuk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"TOKEN_NAME"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"1916935104118658523"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Plugin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"1046059554679513793"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nama ini sudah digunakan!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"2587922270115112871"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Dengan membuat pengguna yang dilindungi, Anda tidak membuat Akun Google, dan setelan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serta datanya tidak akan mengikutinya ke perangkat lain dengan Penyinkronan Chrome. Pengguna yang diawasi hanya berlaku untuk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"7342729285348293164"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dengan Akun Google Anda untuk menyimpan fitur browser hasil personalisasi ke web dan mengaksesnya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pada komputer mana pun. Anda juga akan masuk ke layanan Google favorit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"2542049655219295786"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Tabel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"3899879303189199559"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Offline selama lebih dari satu tahun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"3016641847947582299"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Komponen telah diperbarui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"5303618139271450299"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web ini tidak ditemukan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"197560921582345123"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Dapat mengedit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"4275830172053184480"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Mulai ulang perangkat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"7464490149090366184"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membuat file zip, item sudah ada: &amp;quot;$1&amp;quot;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"5627259319513858869"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fitur kanvas eksperimental yang masih dalam pengembangan.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"6374077068638737855"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Iceweasel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"3583757800736429874"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&amp;amp;Ulangi </w:t>
            </w:r>
            <w:r w:rsidRPr="00702285">
              <w:rPr>
                <w:rFonts w:ascii="Courier New" w:eastAsia="Times New Roman" w:hAnsi="Courier New" w:cs="Courier New"/>
                <w:color w:val="000000"/>
                <w:sz w:val="20"/>
              </w:rPr>
              <w:lastRenderedPageBreak/>
              <w:t>Pemindahan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"4256316378292851214"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Sim&amp;amp;pan Video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"7096082900368329802"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Ingin menemukan fitur yang lebih hebat?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"3528171143076753409"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tidak dipercaya.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"276969039800130567"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 sebagai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"USER_EMAIL_ADDRESS"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"2238534515869120675"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Memungkinkan cara yang lebih menonjol untuk membuat aplikasi URL. Jangan lakukan apa pun jika Aplikasi yang Dihosting Sederhana tidak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"6518014396551869914"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Sali&amp;amp;n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"3236997602556743698"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3 Himpunan (390)</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"6315723398663634808"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berisi kunci kriptografis yang lemah!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"2887525882758501333"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Dokumen PDF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"289426338439836048"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seluler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"5953576419932384180"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mengingat sandi lama?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"100869152053188797"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Identitas situs web ini telah diverifikasi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yang mengklaim memiliki rekaman audit publik, namun rekamannya tidak dapat diverifikasi.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"2283117145434822734"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F6</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"6190567164219599794"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cookie dan data situs lainnya saat Andkeluar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"3225319735946384299"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Penandaan Kode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"3118319026408854581"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Bantuan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"2422426094670600218"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&amp;lt;tanpanama&amp;gt;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"2012766523151663935"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Revisi firmware: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"6060685159320643512"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Hati-hati, eksperimen ini dapat menimbulkan masalah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"4755351698505571593"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ini hanya dapat dimodifikasi oleh pemiliknya.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"4607068441094952239"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pengguna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"8757640015637159332"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sesi publik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"5829990587040054282"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Kunci layar atau matikan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"7800304661137206267"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Sambungan dienkripsi menggunakan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"CIPHER"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"MAC"</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autentikasi pesan dan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"KX"</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sebagai mekanisme pertukaran kunci.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"5707185214361380026"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memuat ekstensi dari: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"7331786426925973633"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Sebuah browser web yang dirancang untuk kecepatan, kesederhanaan, dan keamanan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"5584537427775243893"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Mengimpor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"4779735050989188948"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Memanipulasi setelan yang mengontrol akses situs web ke cookie, JavaScript, dan 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"168841957122794586"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berisi kunci kriptografis yang lemah.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"4181841719683918333"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"1758831820837444715"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Konfigurasikan jaringan Ethernet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"6535131196824081346"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ini terjadi saat menyambung ke server yang aman (HTTPS). Ini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berarti bahwa server sedang mencoba menyiapkan sambungan aman, tetapi karena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kesalahan konfigurasi yang merusak, sambungan sama sekali tidak akan aman!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"LINE_BREAK"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Jika hal ini terjadi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server perlu diperbaiki.  tidak akan menggunakan sambungan yang tidak aman untuk</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melindungi privasi Anda.</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"7851858861565204677"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"1662837784918284394"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"2573269395582837871"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gambar dan nama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"5910363049092958439"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Sim&amp;amp;pan Gambar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"8793975580333839911"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Jalankan Plugin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"1864146862702347178"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prediksi gulir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"1363055550067308502"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lebar penuh/setengah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"5933265534405972182"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klien DNS asinkron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"3108967419958202225"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"6451650035642342749"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setelan buka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"5948544841277865110"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jaringan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"7088434364990739311"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Pengecekan pembaruan gagal dilakukan (kode kesalahan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"7113536735712968774"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lebih sedikit...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"1353966721814789986"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permulaan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"5233019165164992427"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Port debug NaCl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"2617604345341980855"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Meskipun Anda telah mengunjungi situs web ini dengan aman pada masa lampau, mengunjunginya sekarang sangatlah mungkin membuat perangkat Anda terinfeksi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"2038896902310685531"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Ups,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"WALLET_ERROR"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 tidak dapat menyelesaikan transaksi ini tanpa Google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"3925573269917483990"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Kamera: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"3170072451822350649"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juga dapat melewati proses masuk dan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"LINK_START"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menjelajah sebagai tamu</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"LINK_END"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"8390449457866780408"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tidak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"5098629044894065541"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Ibrani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"2609896558069604090"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"85957690655669315"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 terkait saja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"6485352695865682479"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Status sambungan: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"4847468520816441019"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Metrik untuk Ditampilkan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"5098647635849512368"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Tidak dapat menemukan jalur </w:t>
            </w:r>
            <w:r w:rsidRPr="00702285">
              <w:rPr>
                <w:rFonts w:ascii="Courier New" w:eastAsia="Times New Roman" w:hAnsi="Courier New" w:cs="Courier New"/>
                <w:color w:val="000000"/>
                <w:sz w:val="20"/>
              </w:rPr>
              <w:lastRenderedPageBreak/>
              <w:t>pasti ke direktori untuk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"8399458884810220920"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Menyalakan/mematikan caps lock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"8565650234829130278"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Berusaha menurunkan versi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"6380224340023442078"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konten...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"1612129875274679969"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perangkat ini dalam mode kios secara permanen.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"7214227951029819508"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Kecerahan: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"3704726585584668805"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plugin PDF dengan proses terpisah.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"5486326529110362464"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Nilai masukan untuk kunci pribadi harus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"6824725898506587159"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bahasa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"8190907767443402387"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Kirim masukan untuk membantu menyempurnakan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"9039663905644212491"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"4120329147617730038"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Administrator telah melarang fitur masuk banyak akun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Semua pengguna harus keluar untuk melanjutkan.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"946914425737677270"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tersimpan di Mac OS X Keychain akan digunakan untuk membantu Anda masuk tanpa mengetik.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"8584280235376696778"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vide&amp;amp;o di 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"2845382757467349449"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 Tampilkan Bilah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"3053013834507634016"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Penggunaan Kunci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"1155128971867755382"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Saya paham bahwa mengunjungi situs ini dapat membahayakan perangkat saya.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"8158362770816748971"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Kartu Virtual Anda siap.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"450298799867490781"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eksperimen dengan aplikasi singkat yang diluncurkan tanpa memasangnya di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"637601477428304897"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Meskipun Anda telah mengunjungi situs web ini dengan aman pada masa lampau, mengunjunginya sekarang sangatlah mungkin membuat komputer Anda terinfeksi dengan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"2152580633399033274"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semua gambar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"5618075537869101857"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Waduh, aplikasi kios tidak dapat diluncurkan.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"6196041699996825846"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 tentang Penjelajahan Tamu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"337286756654493126"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Baca folder yang Anda buka di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"2783661497142353826"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Aplikasi Kios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"5701101281789450335"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bahasa dan masukan...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"5483838506518938965"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sudah siap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"6431347207794742960"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akan menyiapkan pembaruan otomatis untuk semua pengguna komputer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"4973698491777102067"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item berikut dari: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"9021662811137657072"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Virus terdeteksi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"4241404202385006548"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ekstensi Anda kemudian muat ulang laman web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"6074963268421707432"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izinkan situs apa pun menampilkan pemberitahuan desktop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"3603385196401704894"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Prancis Kanada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"4869253927035988743"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dukungan direktori untuk sinkronisasi filesystem.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"1995173078718234136"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Memindai konten...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"3530751398950974194"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Perbarui frasa sandi sinkronisasi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"5979681173469464041"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Memfokuskan pada panel selanjutnya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"4735819417216076266"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Gaya masukan Space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"220138918934036434"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tombol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"1491151370853475546"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"5374359983950678924"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"2859738163554174612"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Jangan pernah menawari saya </w:t>
            </w:r>
            <w:r w:rsidRPr="00702285">
              <w:rPr>
                <w:rFonts w:ascii="Courier New" w:eastAsia="Times New Roman" w:hAnsi="Courier New" w:cs="Courier New"/>
                <w:color w:val="000000"/>
                <w:sz w:val="20"/>
              </w:rPr>
              <w:lastRenderedPageBreak/>
              <w:t>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"1378727793141957596"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Selamat datang di Google Drive!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"2401053206567162910"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saat ini tidak didukung pada perangkat ini, tetapi gnome Chrome bekerja keras agar ini segera bekerja.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"3273410961255278341"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Kirim untuk: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"4255096080864111471"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Menentukan ubin maksimum bagi area minat.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"5136529877787728692"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F7</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"5233638681132016545"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"6567688344210276845"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ikon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"ICON"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untuk tindakan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"5210365745912300556"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"8628085465172583869"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host server: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"3633586230741134985"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"1992397118740194946"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Belum disetel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"6867678160199975333"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Beralih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"NEW_PROFILE_NAME"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"3718720264653688555"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Keyboard Virtual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"7760004034676677601"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ini laman mulai yang Anda harapkan?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"3504135463003295723"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grup: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"3314070176311241517"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semua situs menjalankan JavaScript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"4663254525753315077"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mungkin, letakkan konten gulir dari elemen gulir luapan ke dalam lapisan gabungan agar bergulir lebih cepat.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"3280431534455935878"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Menyiapkan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"5543983818738093899"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Memeriksa status...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"3808578571859520191"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"7694852551296697632"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perangkat masukan melalui USB dan Bluetooth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"3897092660631435901"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"7024867552176634416"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perangkat penyimpanan lepas yang akan dipakai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"7794058097940213561"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Format </w:t>
            </w:r>
            <w:r w:rsidRPr="00702285">
              <w:rPr>
                <w:rFonts w:ascii="Courier New" w:eastAsia="Times New Roman" w:hAnsi="Courier New" w:cs="Courier New"/>
                <w:color w:val="000000"/>
                <w:sz w:val="20"/>
              </w:rPr>
              <w:lastRenderedPageBreak/>
              <w:t>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"1119069657431255176"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Arsip tar terkompresi Bzip2</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"5379140238605961210"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Terus blokir akses mikrofon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"488785315393301722"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Detail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"820854170120587500"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Google Penjelajahan Aman baru saja mendeteksi phishing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Situs phishing</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berpura-pura menjadi situs web lain untuk mengelabui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"4381849418013903196"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Titik Dua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"8368859634510605990"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&amp;amp;Buka semua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"6011428075245673124"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penanganan tag meta area pandang untuk memungkinkan laman mengatur lebar tata letak dan properti pembesaran/pengecilan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"2263497240924215535"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"773426152488311044"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Saat ini Anda merupakan satu-satunya pengguna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"2042078858148122628"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Server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ditemukan karena pencarian DNS gagal. DNS adalah layanan jaringan yang menerjemahkan nama situs web menjadi alamat internet. Kesalahan ini pada umumnya karena tidak adanya sambungan ke internet atau jaringan yang salah konfigurasi. Kesalahan tersebut bisa juga disebabkan oleh server DNS yang tidak memberikan tanggapan atau firewall yang mencegah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mengakses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"2159087636560291862"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Dalam kasus ini, sertifikat belum diverifikasi oleh pihak ketiga yang dipercayai komputer Anda. Siapa pun dapat membuat sertifikat untuk situs web mana pun sesukanya, oleh karenanya harus diverifikasi oleh pihak ketiga yang terpercaya. Tanpa verifikasi itu, informasi identitas dalam sertifikat tidak ada artinya. Oleh karena itu, tidak mungkin diverifikasikan bahwa Anda berkomunikasi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melainkan dengan penyerang yang membuat sertifikat sendiri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Pada poin ini, jangan dilanjutkan.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"7299441085833132046"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Bantuan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"58625595078799656"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mengharuskan Anda mengenkripsi data dengan sandi Google atau frasa </w:t>
            </w:r>
            <w:r w:rsidRPr="00702285">
              <w:rPr>
                <w:rFonts w:ascii="Courier New" w:eastAsia="Times New Roman" w:hAnsi="Courier New" w:cs="Courier New"/>
                <w:color w:val="000000"/>
                <w:sz w:val="20"/>
              </w:rPr>
              <w:lastRenderedPageBreak/>
              <w:t>sandi Anda sendiri.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"3026050830483105579"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Semuanya ada di sini.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"8017335670460187064"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"LABEL"</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"6840184929775541289"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Bukan Otoritas Sertifikasi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"6099520380851856040"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Terjadi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"CRASH_TIME"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"144518587530125858"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"IMAGE_PATH"</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untuk tema.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"3984921062031549150"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Perender Membeku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"7925285046818567682"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Menunggu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"1079766198702302550"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 blokir akses kamera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"2964845078799970531"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Easy Unlock memungkinkan Anda membuka kunci Chromebook saat berada di dekat ponsel.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"5053803681436838483"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Alamat pengiriman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"5952256601775839173"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klik tiga jari touchpad.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"3280237271814976245"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Simp&amp;amp;an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"8670262106224659584"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Yama LSM enforcing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"7221155467930685510"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 GB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"2624142942574147739"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mengakses kamera dan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"7658239707568436148"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"557722062034137776"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Penyetelan ulang perangkat Anda tidak akan memengaruhi akun Google Anda atau data yang disinkronkan ke akun ini. Namun, semua file yang disimpan secara lokal pada perangkat Anda akan terhapus.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"8695825812785969222"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&amp;amp;Lokasi...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"4538417792467843292"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kata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"7309257895202129721"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&amp;amp;kontrol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"8412392972487953978"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harus memasukkan frasa </w:t>
            </w:r>
            <w:r w:rsidRPr="00702285">
              <w:rPr>
                <w:rFonts w:ascii="Courier New" w:eastAsia="Times New Roman" w:hAnsi="Courier New" w:cs="Courier New"/>
                <w:color w:val="000000"/>
                <w:sz w:val="20"/>
              </w:rPr>
              <w:lastRenderedPageBreak/>
              <w:t>sandi yang sama dua kali.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"9121814364785106365"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sebagai tab terpasang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"4750394297954878236"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"6292030868006209076"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Tamil (itrans)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"5396126354477659676"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"PEPPER_PLUGIN_NAME"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"PEPPER_PLUGIN_DOMAIN"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mengakses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"7850851215703745691"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Drive ini belum dibagikan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"5946591249682680882"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ID Laporan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"WEBRTC_LOG_REPORT_ID"</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"3435896845095436175"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"1891668193654680795"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Percayai sertifikat ini untuk mengidentifikasi pembuat perangkat lunak.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"7968833647796919681"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koleksi data kinerja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"7645176681409127223"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(pemilik)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"8427933533533814946"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Foto oleh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"5078638979202084724"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 semua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"5585118885427931890"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membuat folder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"2553100941515833716"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ulang status pemasangan Peluncur Aplikasi setiap dimulai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"6019169947004469866"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Pangkas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"6455348477571378046"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Jenis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"4964265576827795281"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Resolusi Waktu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"4092067639640979396"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dukungan eksperimental untuk skala menggunakan cubitan.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"5569602728237807248"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ikon situs web yang Anda kunjungi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"1547297114045837579"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rasterisasi GPU.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"3241680850019875542"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direktori akar ekstensi untuk dipaket. Untuk memperbarui ekstensi, pilih juga file kunci pribadi untuk dipakai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"7845849068167576533"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Meskipun Anda telah </w:t>
            </w:r>
            <w:r w:rsidRPr="00702285">
              <w:rPr>
                <w:rFonts w:ascii="Courier New" w:eastAsia="Times New Roman" w:hAnsi="Courier New" w:cs="Courier New"/>
                <w:color w:val="000000"/>
                <w:sz w:val="20"/>
              </w:rPr>
              <w:lastRenderedPageBreak/>
              <w:t xml:space="preserve">mengunjunginya sebelumnya, saat ini situs web ini tidak aman. Google Penjelajahan Aman baru saja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mendeteksi perangkat lunak perusak</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Situs web yang biasanya aman terkadang terinfeksi perangkat lunak perusak. Konten berbahaya datang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"SUBRESOURCE_HOST"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yang dikenal luas sebagai distributor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"2541178044065537882"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 diblokir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"2149850907588596975"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dan formulir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"6972069480564005577"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Toko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"3672928695873425336"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Mencegah rak mengecil saat diklik.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"1445572445564823378"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Ekstensi ini memperlambat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 harus menonaktifkannya agar dapat memulihkan kinerja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"7528983820605922285"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Pengelola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"657402800789773160"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&amp;amp;Muat Ulang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"6163363155248589649"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&amp;amp;Normal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"2399147786307302860"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sinkronisasi lanjutan...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"490074449735753175"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layanan web untuk membantu mengatasi kesalahan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"7972714317346275248"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#1 SHA-384 Dengan Enkripsi 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"3020990233660977256"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Nomor Seri: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"SERIAL_NUMBER"</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"9106577689055281370"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Baterai tersisa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"HOUR"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"MINUTE"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"5524517123096967210"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tidak dapat dibaca.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"8426519927982004547"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HTTPS/SSL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"5548207786079516019"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Ini adalah pemasangan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sekunder, dan tidak dapat digunakan sebagai browser default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"3984413272403535372"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ketika menandai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"7222373446505536781"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F11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"3298461240075561421"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Meskipun Anda telah mengunduh </w:t>
            </w:r>
            <w:r w:rsidRPr="00702285">
              <w:rPr>
                <w:rFonts w:ascii="Courier New" w:eastAsia="Times New Roman" w:hAnsi="Courier New" w:cs="Courier New"/>
                <w:color w:val="000000"/>
                <w:sz w:val="20"/>
              </w:rPr>
              <w:lastRenderedPageBreak/>
              <w:t>file dari situs web ini sebelumnya, situs web mungkin telah diretas. Anda dapat mencoba mengunduh lagi daripada memulihkan file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"672609503628871915"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apa saja yang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"9208886416788010685"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Adobe Reader Sudah Usang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"1274997165432133392"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Cookie dan data situs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"4299729908419173967"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Brasil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"375841316537350618"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Mengunduh skrip proxy...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"45400070127195133"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Dengan mengaktifkan opsi ini, Anda memungkinkan aplikasi web mengakses Ekstensi WebGL yang masih dalam status draf.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"9169664750068251925"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 cekal di situs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"6406303162637086258"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Simulasikan mulai ulang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"7428296649065852053"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Waktu yang diperlukan untuk memuat laman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"8725178340343806893"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Favorit/Bookmark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"5177526793333269655"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Tampilan thumbnail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"3649138363871392317"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Foto dijepret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"655384502888039633"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"8926389886865778422"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tanya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"2836269494620652131"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Kerusakan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"1066332784716773939"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Mendiagnosis kesalahan...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"6985235333261347343"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Key Recovery Agent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"8245799906159200274"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Saat ini, Anda berada di saluran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"CHANNEL_NAME"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"3605499851022050619"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diagnosis Safe Browsing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"7485236722522518129"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F4</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"1373282068478817608"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Lukisan implementasi </w:t>
            </w:r>
            <w:r w:rsidRPr="00702285">
              <w:rPr>
                <w:rFonts w:ascii="Courier New" w:eastAsia="Times New Roman" w:hAnsi="Courier New" w:cs="Courier New"/>
                <w:color w:val="000000"/>
                <w:sz w:val="20"/>
              </w:rPr>
              <w:lastRenderedPageBreak/>
              <w:t>sisi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"5618333180342767515"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(mungkin membutuhkan beberapa menit)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"3392020134425442298"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Pulihkan file berbahaya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"1697820107502723922"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Arsip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"938470336146445890"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Pasang sertifikat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"3396331542604645348"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Printer yang dipilih tidak tersedia atau tidak dipasang dengan semestinya. Periksa printer Anda atau coba pilih printer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"8480417584335382321"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Perkecil/perbesar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"8869806297305312746"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&amp;quot;Ok Google&amp;quot; untuk memulai penelusuran suara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"3872166400289564527"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Penyimpanan Eksternal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"1442912890475371290"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Usaha yang diblokir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mengunjungi laman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"5912378097832178659"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&amp;amp;Edit mesin telusur...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"3749289110408117711"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"3893630138897523026"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ChromeVox (masukan lisan)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"1723940674997333416"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WebSocket tidak aman dari https asal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"5538092967727216836"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frame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"4813345808229079766"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"8257950718085972371"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Terus blokir akses kamera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"5390284375844109566"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Basis data yang diindeks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"411666854932687641"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Memori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"119944043368869598"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"3467848195100883852"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koreksi ejaan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"1336254985736398701"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&amp;amp;Info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"5039440886426314758"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Pasang apl dan ekstensi </w:t>
            </w:r>
            <w:r w:rsidRPr="00702285">
              <w:rPr>
                <w:rFonts w:ascii="Courier New" w:eastAsia="Times New Roman" w:hAnsi="Courier New" w:cs="Courier New"/>
                <w:color w:val="000000"/>
                <w:sz w:val="20"/>
              </w:rPr>
              <w:lastRenderedPageBreak/>
              <w:t>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"7839963980801867006"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IME ekstensi mana yang akan tersedia di menu bahasa.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"7665369617277396874"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"1007408791287232274"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"7550830279652415241"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bookmarks_</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"DATESTAMP"</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.html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"8437332772351535342"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Meluncurkan kembali dalam mode Desktop akan ditutup dan meluncurkan kembali aplikasi Chrome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"164814987133974965"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 yang diawasi dapat menjelajahi web dengan panduan Anda. Sebagai pengelola pengguna yang dilindungi, Anda dapat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mengizinkan atau melarang</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situs web tertentu,</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meninjau</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situs web yang dikunjungi pengguna yang dilindungi, dan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mengelola</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setelan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"6828153365543658583"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Batasi akses masuk hanya untuk pengguna berikut: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"8106045200081704138"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Dibagikan dengan saya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"1652965563555864525"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Dia&amp;amp;m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"4200983522494130825"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"7979036127916589816"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Sinkronisasi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"4426082685552308673"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Rata-Rata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"802597130941734897"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alamat pengiriman...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"1029317248976101138"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Zoom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"1763108912552529023"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Terus menjelajah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"5455790498993699893"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"ACTIVE_MATCH"</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"TOTAL_MATCHCOUNT"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"1617097702943948177"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Penyimpanan sementara: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"6551508934388063976"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Perintah tidak tersedia. Tekan Control-N untuk membuka jendela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"1202290638211552064"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Gerbang atau server proxy </w:t>
            </w:r>
            <w:r w:rsidRPr="00702285">
              <w:rPr>
                <w:rFonts w:ascii="Courier New" w:eastAsia="Times New Roman" w:hAnsi="Courier New" w:cs="Courier New"/>
                <w:color w:val="000000"/>
                <w:sz w:val="20"/>
              </w:rPr>
              <w:lastRenderedPageBreak/>
              <w:t>kehabisan waktu saat menunggu tanggapan dari server upstream.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"5089823027662815955"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&amp;amp;Penelusuran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"SEARCH_ENGINE"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Gambar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"7765158879357617694"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Pindahkan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"2192280117622171197"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Sebuah ekstensi telah mengubah laman apa yang ditampilkan saat Anda menelusuri dari Omnibox.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"2731700343119398978"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Harap tunggu...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"5731751937436428514"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Bahasa Vietnam (VIQR)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"8412144371993786373"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"1151169732719877940"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konsistensi identitas antara browser dengan wadah cookie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"7615851733760445951"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&amp;lt;tidak ada cookie yang dipilih&amp;gt;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"2493021387995458222"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&amp;quot;kata saat itu&amp;quot;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"5279600392753459966"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Cekal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"5723508132121499792"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apl latar belakang yang sedang berjalan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"474421578985060416"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Dicekal oleh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"7392915005464253525"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kembali jendela yang tertutup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"3433621910545056227"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Sistem gagal membuat kunci atribut waktu pemasangan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"6677037229676347494"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 yang diharapkan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"EXPECTED_ID"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tapi ID-nya adalah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"NEW_ID"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"7400418766976504921"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"7456847797759667638"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Lokasi...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"5622017037336776003"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PDF di Pustaka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"7378627244592794276"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Nggak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"6949306908218145636"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 Laman Aktif...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"2800537048826676660"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bahasa ini untuk pemeriksaan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"68541483639528434"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tab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"941543339607623937"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Kunci pribadi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"1055184225775184556"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&amp;amp;Urungkan Penambahan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"863718024604665812"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Perender Telah Membeku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"1124772482545689468"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"6039651071822577588"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Kamus properti jaringan 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"8772559521634908780"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Ekstensi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"4022426551683927403"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T&amp;amp;ambahkan ke Kamus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"5639549361331209298"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laman ini, tahan untuk melihat opsi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"2897878306272793870"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yakin ingin membuka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"TAB_COUNT"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"312759608736432009"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Pabrikan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"4814834690657896884"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"CLIENT_NAME"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melakukan debug pada tab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"1225177025209879837"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Memproses permintaan...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"362276910939193118"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Riwayat Lengkap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"5821565227679781414"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"3600456501114769456"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ke file lokal di perangkat Anda dinonaktifkan oleh administrator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"7879478708475862060"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Ikuti mode masukan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"1042174272890264476"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Komputer Anda juga dilengkapi dengan perpustakaan RLZ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yang tertanam di dalamnya. RLZ menetapkan tag tak unik dan tidak dapat diidentifikasi secara pribadi untuk mengukur penelusuran dan penggunaan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yang didorong oleh kampanye promosi tertentu. Biasanya label ini muncul di kueri Google Penelusuran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"6311841686068461841"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pengisi daya (charger)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"8436138142074894820"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Jangan tampilkan pesan ini </w:t>
            </w:r>
            <w:r w:rsidRPr="00702285">
              <w:rPr>
                <w:rFonts w:ascii="Courier New" w:eastAsia="Times New Roman" w:hAnsi="Courier New" w:cs="Courier New"/>
                <w:color w:val="000000"/>
                <w:sz w:val="20"/>
              </w:rPr>
              <w:lastRenderedPageBreak/>
              <w:t>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"5301954838959518834"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 mengerti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"348780365869651045"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Menunggu AppCache...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"1609862759711084604"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"8677039480012021122"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data dan putuskan hubungan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"3125649188848276916"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 (jangan rekam data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"648927581764831596"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yang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"6348657800373377022"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Kotak kombo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"7453382714306901283"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Komputer Anda memiliki perangkat keamanan Modul Platform Tepercaya (Trusted Platform Module/TPM), yang digunakan untuk menerapkan beberapa fitur keamanan penting di Chrome OS. Kunjungi Pusat Bantuan Chromebook untuk mempelajari lebih lanjut di http://support.google.com/chromebook/?p=tpm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"8064671687106936412"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Kunci: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"2218515861914035131"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Tempel sebagai teks biasa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"1725149567830788547"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&amp;amp;Kontrol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"8216351761227087153"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Tonton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"3066618299368568534"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cookies serta data situs dan plugin lainnya saat Anda menutup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"3528033729920178817"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melacak lokasi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"1774367687019337077"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Memungkinkan pengguna meminta situs tablet. Konten web sering dioptimalkan untuk perangkat tablet. Jika opsi ini dipilih, string agen pengguna diubah untuk menunjukkan perangkat tablet. Konten web yang dioptimalkan untuk tablet diterima di sana setelah tab yang aktif.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"5518584115117143805"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Enkripsi 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"9203398526606335860"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&amp;amp;Penyidikan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"4307281933914537745"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selengkapnya pemulihan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"2849936225196189499"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Kritis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"9001035236599590379"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Jenis MIME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"7238207184783103780"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ini, Google Wallet tidak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"3451859089869683931"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Nomor telepon tidak valid. Periksa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"3464868340187708956"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Pengguna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"7986039047000333986"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Sebuah pembaruan keamanan khusus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baru saja diterapkan; Anda harus memulai ulang sekarang agar pembaruan berfungsi (kami akan memulihkan tab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"2787591391657537328"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unduhan yang telah terputus dilanjutkan atau dimulai ulang, menggunakan item menu konteks 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"3926862159284741883"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Ekstensi Draf WebGL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"7684540948112007255"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mengunduh beberapa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"2537271621194795300"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"3636096452488277381"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Hai,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"USER_GIVEN_NAME"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"4911714727432509308"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ekstensi yang ditetapkan pintasan keyboard-nya.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"5999606216064768721"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Bilah Judul dan Batas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"921568617530782833"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Membaca dan memodifikasi semua data Anda di situs web yang Anda kunjungi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"225943865679747347"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Kode kesalahan: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"ERROR_CODE"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"3589751314526435218"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Mengakses pengidentifikasi unik untuk komputer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"3353984535370177728"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folder untuk diunggah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"7339888009669464587"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async-touchmove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"6328639280570009161"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Coba nonaktifkan prediksi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"3528498924003805721"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Target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"6780439250949340171"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setelan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"8912793549644936705"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Meregang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"1464724975715666883"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 kesalahan.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"7864539943188674973"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Bluetooth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"1486096554574027028"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"6815353853907306610"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mendeteksi bahwa setelan browser Anda mungkin telah berubah tanpa Anda ketahui. Ingin menyetelnya kembali ke setelan defaultnya?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"1836938920852968258"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menu 'Perangkat lain' NTP.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"8184538546369750125"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default global (Izinkan)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"2018352199541442911"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saat ini perangkat penyimpanan eksternal Anda tidak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"2678063897982469759"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"1779766957982586368"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jendela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"4850886885716139402"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"89217462949994770"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terlalu sering memasukkan PIN yang salah. Harap hubungi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"CARRIER_ID"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mendapatkan 8 digit Kunci Pembuka PIN yang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"2776441542064982094"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Sepertinya tidak tersedia perangkat untuk mendaftar di jaringan tersebut. Jika perangkat Anda menyala dan terhubung ke internet, daftarkan menggunakan petunjuk pada panduan petunjuknya.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"8659716501582523573"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Alamat IP: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"7782102568078991263"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lagi saran dari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"8038111231936746805"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"1279006502633062819"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Apabila laman gagal dimuat, jika salinan basi laman ada di browser, sebuah tombol akan ditampilkan untuk memungkinkan pengguna memuat salinan basi itu.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"8280151743281770066"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Fonetik Armenia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"567881659373499783"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Versi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"PRODUCT_VERSION"</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"344100820105975148"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alur masuk berbasis web murni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"8261378640211443080"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Ekstensi ini tidak tercantum dalam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"IDS_EXTENSION_WEB_STORE_TITLE"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mungkin telah ditambahkan tanpa sepengetahuan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"8899851313684471736"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tautan di &amp;amp;jendela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"4110342520124362335"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Cookie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dicekal.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"2198315389084035571"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China Aksara Sederhana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"3303818374450886607"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"2019718679933488176"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Audi&amp;amp;o di 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"1031362278801463162"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Memuat pratinjau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"4409697491990005945"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Margin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"3456236151053308041"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ekstensi IME guna memberikan tampilan khusus untuk masukan pengguna seperti keyboard virtual.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"4138267921960073861"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nama pengguna dan foto pada layar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"3045551944631926023"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Hanya Muat Ulang Secara Otomatis Tab yang Terlihat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"6921598660714597024"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Byte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"7465778193084373987"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Netscape Certificate Revocation 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"6321917430147971392"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setelan DNS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"5609231933459083978"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Tampaknya aplikasi ini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"3441653493275994384"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"6667102209320924827"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kalibrasi warna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"5945992478690277605"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area pandang virtual cubit.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"7059858479264779982"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ke luncurkan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"1940398440143315839"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item peluncur 8</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"7421925624202799674"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&amp;amp;Lihat Sumber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"4439244508678316632"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Lisensi konten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"3940082421246752453"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tidak mendukung versi HTTP yang digunakan dalam permintaan.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"6909461304779452601"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ekstensi, dan skrip pengguna tidak dapat ditambahkan dari situs web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"661719348160586794"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Sandi yang Anda simpan akan </w:t>
            </w:r>
            <w:r w:rsidRPr="00702285">
              <w:rPr>
                <w:rFonts w:ascii="Courier New" w:eastAsia="Times New Roman" w:hAnsi="Courier New" w:cs="Courier New"/>
                <w:color w:val="000000"/>
                <w:sz w:val="20"/>
              </w:rPr>
              <w:lastRenderedPageBreak/>
              <w:t>muncul di sini.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"6874604403660855544"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&amp;amp;Ulangi penambahan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"8352772353338965963"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akun ke fitur masuk banyak akun. Semua akun yang masuk dapat diakses tanpa menggunakan sandi, sebaiknya hanya gunakan akun ini dengan akun tepercaya.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"5361686177218315158"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mikrofon dan kamera Adobe Flash Player berbeda.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"3005723025932146533"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salinan yang disimpan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"5043766625767731235"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pencekalan plugin yang tidak dikotakpasirkan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"4667176955651319626"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Cekal cookie dan data situs dari pihak ketiga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"6686490380836145850"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tab di sisi kanan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"8366694425498033255"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Tombol pilihan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"6011503819411930212"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Penggunaan CPU gabungan dari semua proses yang terkait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"420665587194630159"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dikelola dan tidak dapat dihapus atau dinonaktifkan.)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"6535758682390046055"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Unduhan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dibatalkan.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"2809346626032021864"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Membaca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"9156814239012955406"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MD5</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"2397374778584840405"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Kekerapan saat OS mematikan proses tab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"IDS_KILLED_TAB_TITLE"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"2430439678193586837"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situs ini tidak menerima kartu tipe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"2396635603035772766"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UI berbentuk gelembung eksperimental untuk menyimpan sandi; menggantikan bilah info yang sudah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"2738771556149464852"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Setelah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"1958820272620550857"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Blokir item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"3429599832623003132"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 item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"2325650632570794183"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Jenis file ini tidak didukung. Kunjungi Toko Web Chrome untuk menemukan aplikasi yang dapat membuka jenis file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"7530016656428373557"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Laju Penggunaan Daya dalam Watt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"5774515636230743468"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Manifes: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"4960944339761782076"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Balon untuk Permintaan Izin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"1817871734039893258"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File Recovery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"2423578206845792524"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Sim&amp;amp;pan gambar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"6806236207372176468"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dukungan enkode video perangkat keras WebRTC.</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"7549584377607005141"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web ini membutuhkan data yang Anda masukkan sebelumnya agar dapat ditampilkan dengan benar. Anda dapat mengirimkan data ini lagi, namun dengan begitu Anda akan mengulangi tindakan apa pun yang sebelumnya dilakukan oleh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"6954850746343724854"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Klien Asli untuk semua aplikasi web, bahkan klien yang tidak dipasang dari Toko Web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"1255280268830828398"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"9068931793451030927"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"283278805979278081"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Ambil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"6111974609785983504"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Diizinkan secara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"4992576607980257687"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Tanyakan kepada saya saat situs ingin menggunakan pesan eksklusif sistem untuk mengakses perangkat MIDI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"1407050882688520094"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memiliki sertifikat pada file yang mengidentifikasi otoritas sertifikat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"628816078521253632"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"6063810760121779748"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WebAudio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"4287689875748136217"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laman web karena server tidak mengirim data apa pun.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"1634788685286903402"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Percayai sertifikat ini untuk mengidentifikasi pengguna 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"1856715684130786728"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lokasi...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"7219357088166514551"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Telusuri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"ENGINE"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atau ketik 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"4684427112815847243"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Sinkronkan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"4699357559218762027"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(diluncurkan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"4037463823853863991"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pengalih tab aksesibilitas untuk Android.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"7394102162464064926"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Yakin ingin menghapus laman ini dari riwayat Anda?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Ssst!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"SHORTCUT_KEY"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mode penyamaran mungkin berguna suatu saat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"1125520545229165057"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Dvorak (Hsu)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"8940229512486821554"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Jalankan perintah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"SEARCH_TERMS"</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"7799329977874311193"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Dokumen HTML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"2232876851878324699"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berisi satu sertifikat, yang tidak diimpor: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"2441392884867482684"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sekarang menjadi layar penuh dan ingin menonaktifkan kursor mouse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"1049376040497900836"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Kekerapan saat versi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berubah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"1422780722984745882"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Beberapa tajuk Lokasi berbeda diterima. Yang seperti ini tidak diizinkan demi melindungi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dari serangan yang memecah respons HTTP.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"7787129790495067395"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ini Anda sedang menggunakan sebuah frasa sandi. Jika lupa frasa sandi Anda, Anda dapat menyetel ulang sinkronisasi untuk membersihkan data dari server Google melalui Google Dasbor.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"2098305189700762159"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Ditemukan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"2260654768907572711"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"2521119273159503752"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 Log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"1273135602584709125"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Batalkan pendaftaran perusahaan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"2686759344028411998"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mendeteksi modul apa pun yang dimuat.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"1286637972568390913"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dukungan dekode video perangkat keras WebRTC.</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"572525680133754531"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Menampilkan batas di sekitar Lapisan Penampil gabungan untuk membantu debug dan meneliti gabungan lapisan.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"15373452373711364"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Kursor mouse </w:t>
            </w:r>
            <w:r w:rsidRPr="00702285">
              <w:rPr>
                <w:rFonts w:ascii="Courier New" w:eastAsia="Times New Roman" w:hAnsi="Courier New" w:cs="Courier New"/>
                <w:color w:val="000000"/>
                <w:sz w:val="20"/>
              </w:rPr>
              <w:lastRenderedPageBreak/>
              <w:t>besar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"7898725031477653577"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 terjemahkan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"4592444333660235848"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menjelajahi situs yang mungkin bukan hal yang benar-benar ingin Anda lihat.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"37613671848467444"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di &amp;amp;Jendela Penyamaran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"159359590073980872"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Cache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"4668711410219362250"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https://support.google.com/chrome/bin/answer.py?hl=</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"GRITLANGCODE_1"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&amp;amp;answer=165139&amp;amp;p=settings_sign_in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"3586931643579894722"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detail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"6285395082104474418"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Baki status menampilkan status saat ini atas jaringan, baterai, dan yang lainnya kepada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"3317459757438853210"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Dua sisi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"6020949471045037306"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sistem pengelolaan profil baru, termasuk kunci profil dan UI menu avatar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"2011110593081822050"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Web Worker: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"WORKER_NAME"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"3294437725009624529"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"7340431621085453413"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"FULLSCREEN_ORIGIN"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kini menjadi 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"1465078513372056452"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alamat penagihan untuk pengiriman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"2053312383184521053"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Status Menganggur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"3866891870106102201"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Dapatkan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"8946700122400538408"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dukungan untuk ServiceWorker.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"3512284449647229026"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yang gagal dimuat saat browser offline hanya akan dimuat ulang secara otomatis apabila tabnya terlihat.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"8494979374722910010"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Upaya tersambung ke server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"5241364149922736632"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Pedagang sering memerlukannya </w:t>
            </w:r>
            <w:r w:rsidRPr="00702285">
              <w:rPr>
                <w:rFonts w:ascii="Courier New" w:eastAsia="Times New Roman" w:hAnsi="Courier New" w:cs="Courier New"/>
                <w:color w:val="000000"/>
                <w:sz w:val="20"/>
              </w:rPr>
              <w:lastRenderedPageBreak/>
              <w:t>jika ada masalah pengiriman pesanan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"1864756863218646478"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tidak dapat ditemukan.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"7810202088502699111"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Munculan dicekal di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"3808873045540128170"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Sudah mati, Don!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"744341768939279100"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profil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"646727171725540434"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Proxy HTTP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"7576690715254076113"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Padukan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"4594569381978438382"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Pasang apl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"602369534869631690"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pemberitahuan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"409504436206021213"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Muat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"3785308913036335955"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Pintasan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"8795916974678578410"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Jendela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"2733275712367076659"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memiliki sertifikat dari organisasi ini yang mengidentifikasikan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"230927227160767054"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ingin memasang penangan layanan.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"5334142896108694079"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Cache Skrip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"4801512016965057443"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roaming data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"473546211690256853"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Akun ini dikelola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"7952477692462853927"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masalah dengan Google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"288024221176729610"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Cheska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"2515586267016047495"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"4839122884004914586"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Timpa daftar penguraian perangkat lunak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"3798449238516105146"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"3608576286259426129"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Pratinjau gambar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"5764483294734785780"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Sim&amp;amp;pan audio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"5252456968953390977"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Jelajah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"8744641000906923997"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Romaji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"5451561500892538488"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Sembunyikan Ikon </w:t>
            </w:r>
            <w:r w:rsidRPr="00702285">
              <w:rPr>
                <w:rFonts w:ascii="Courier New" w:eastAsia="Times New Roman" w:hAnsi="Courier New" w:cs="Courier New"/>
                <w:color w:val="000000"/>
                <w:sz w:val="20"/>
              </w:rPr>
              <w:lastRenderedPageBreak/>
              <w:t>Pemberitahuan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"8784626084144195648"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Rata-rata dalam Sampah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"348620396154188443"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semua situs menampilkan pemberitahuan desktop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"7375125077091615385"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"8214489666383623925"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"4583537898417244378"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tidak valid atau 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"5230160809118287008"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Kecoa Sudah Dibasmi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"212862741129535676"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Persentase Pemakaian Status Frekuensi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"7761701407923456692"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tidak cocok dengan 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"4495419450179050807"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tampilkan pada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"8818152613617627612"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Detail penagihan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"1104652314727136854"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integrasi OS dari kaitan file untuk Aplikasi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"2164938406766990399"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 tentang Pendaftaran Perusahaan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"5746169159649715125"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sebagai PDF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"5956585768868398362"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ini laman penelusuran yang Anda harapkan?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"2103460544384441978"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dengan risiko Anda sendiri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"939736085109172342"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Folder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"5182671122927417841"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"4242577469625748426"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Gagal memasang setelan kebijakan di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"VALIDATION_ERROR"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"8165208966034452696"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"4933484234309072027"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disematkan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"5554720593229208774"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Otoritas Sertifikasi 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"6041395869988343674"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baru plus string sosial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"862750493060684461"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Cache CSS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"6980604578217046176"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Proxy Pengurangan Data Eksperimen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"8169977663846153645"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Baterai - Menghitung sisa waktu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"7690853182226561458"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&amp;amp;map...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"7968982339740310781"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detail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"2726934403674109201"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(total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"6204994989617056362"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negosiasi ulang SSL hilang dari handshake aman. Untuk sebagian situs, yang diketahui mendukung ekstensi negosiasi ulang, Chrome memerlukan handshake yang lebih aman untuk mencegah sekelompok serangan yang diketahui. Pengabaian ekstensi ini menyatakan bahwa koneksi Anda terhenti dan dimanipulasi saat transit.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"5800020978570554460"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tujuan terpotong atau terhapus sejak unduhan terakhir.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"4887424188275796356"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Dengan Penampil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"5823933238730612365"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PPAPI (tidak dikotakpasirkan)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"5301751748813680278"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sebagai Tamu.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"121827551500866099"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semua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"5949910269212525572"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menentukan alamat DNS server.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"3115147772012638511"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Menunggu cache...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"257088987046510401"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"6771079623344431310"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menyambung ke server proxy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"7740996059027112821"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Standar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"409980434320521454"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Sinkronisasi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"192144045824434199"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Mengaktifkan jendela Panel yang terbuka di luar frame browser. Upaya untuk membuka Panel akan membuka munculan jika tidak diaktifkan. Panel selalu diaktifkan di </w:t>
            </w:r>
            <w:r w:rsidRPr="00702285">
              <w:rPr>
                <w:rFonts w:ascii="Courier New" w:eastAsia="Times New Roman" w:hAnsi="Courier New" w:cs="Courier New"/>
                <w:color w:val="000000"/>
                <w:sz w:val="20"/>
              </w:rPr>
              <w:lastRenderedPageBreak/>
              <w:t>saluran dev dan canary.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"7051943809462976355"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Mencari mouse...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"6344783595350022745"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Teks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"1426410128494586442"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"2359345697448000899"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ekstensi Anda dengan mengeklik Ekstensi pada menu Alat.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"6725970970008349185"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Jumlah calon yang akan ditampilkan per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"6513615899227776181"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Plugin: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"6198252989419008588"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PIN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"5749483996735055937"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masalah saat menyalin citra pemulihan ke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"5756163054456765343"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Pusat bantuan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"4341364588986930687"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mewajibkan identitas perangkat Anda agar diverifikasi, oleh Google, guna menentukan kelayakan untuk pemutaran media terlindungi yang ditingkatkan.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"LEARN_MORE"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"7643817847124207232"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Sambungan Internet telah terputus.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"4871210892959306034"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 KB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"932327136139879170"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"3561204836318837461"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BSSID: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"2560794850818211873"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Salin URL Vide&amp;amp;o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"2981113813906970160"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kursor mouse besar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"412730574613779332"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Putra Super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"5302048478445481009"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"1395730723686586365"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Updater dimulai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"7989023212944932320"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Google Penjelajahan Aman baru saja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mendeteksi perangkat lunak perusak</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Situs web yang biasanya aman terkadang terinfeksi perangkat lunak perusak. Konten berbahaya datang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"SUBRESOURCE_HOST"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yang dikenal luas sebagai distributor perangkat lunak perusak. Sebaiknya Anda kembali dalam beberapa jam.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"121201262018556460"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bermaksud membuka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namun server menyajikan sertifikat yang berisi kunci yang lemah. Penyerang mungkin telah merusak kunci pribadi, </w:t>
            </w:r>
            <w:r w:rsidRPr="00702285">
              <w:rPr>
                <w:rFonts w:ascii="Courier New" w:eastAsia="Times New Roman" w:hAnsi="Courier New" w:cs="Courier New"/>
                <w:color w:val="000000"/>
                <w:sz w:val="20"/>
              </w:rPr>
              <w:lastRenderedPageBreak/>
              <w:t>dan server mungkin bukan yang diharapkan (Anda mungkin sedang berkomunikasi dengan penyerang).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"5553089923092577885"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Pemetaan Kebijakan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"7410744438574300812"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tampilkan bilah info saat ekstensi terlampir pada laman melalui API chrome.debugger. Tanda ini dibutuhkan untuk menjalankan debug laman latar belakang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"1275018677838892971"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Situs web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berisi elemen dari situs yang dilaporkan sebagai situs “phishing”. Situs phishing menipu pengguna agar mengungkapkan informasi pribadi atau keuangan, biasanya dengan menyamar sebagai lembaga tepercaya, misalnya bank.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"1357589289913453911"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"7570477672765183"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Klik untuk mulai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"8688579245973331962"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melihat nama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"3804941997676372569"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atau ucapkan &amp;quot;Ok Google&amp;quot;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"3226128629678568754"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Tekan tombol muat ulang untuk mengirimkan lagi data yang dibutuhkan untuk memuat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"1384035515048721170"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"LEGAL_DOC_AGREEMENT"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melindungi Anda dari penipuan, informasi tentang komputer Anda (termasuk lokasi) akan dibagikan dengan Google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"6166101525540035714"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Penggunaan Anda atas Chrome tunduk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Persyaratan Layanan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Pemberitahuan Privasi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"702455272205692181"</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"6871690136546646783"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dukungan penyesuaian sentuh.  Penyesuaian sentuh adalah proses penyempurnaan posisi gerakan sentuh untuk mengompensasi sentuhan yang memiliki resolusi yang buruk dibandingkan dengan mouse.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"7518003948725431193"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laman web yang ditemukan untuk alamat web:</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"7484645889979462775"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untuk situs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"9086455579313502267"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Tidak dapat mengakses </w:t>
            </w:r>
            <w:r w:rsidRPr="00702285">
              <w:rPr>
                <w:rFonts w:ascii="Courier New" w:eastAsia="Times New Roman" w:hAnsi="Courier New" w:cs="Courier New"/>
                <w:color w:val="000000"/>
                <w:sz w:val="20"/>
              </w:rPr>
              <w:lastRenderedPageBreak/>
              <w:t>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"2772936498786524345"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Ninja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"5595485650161345191"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 alamat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"1849186935225320012"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memiliki kontrol penuh perangkat MIDI.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"7309416673261215716"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"6840313690797192085"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 PB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"5971037678316050792"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Mengontrol penyandingan dan keadaan adaptor Bluetooth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"3313590242757056087"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menyetel situs web yang dapat dilihat pengguna yang dilindungi, Anda dapat mengonfigurasi batasan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dan setelan dengan mengunjungi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"MANAGEMENT_URL"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Jika Anda tidak mengubah setelan default,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"USER_DISPLAY_NAME"</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dapat menjelajahi semua situs di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"2694026874607847549"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 cookie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"469230890969474295"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Folder OEM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"3909791450649380159"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Po&amp;amp;tong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"2955913368246107853"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bilah cari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"4044260751144303020"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Pengomposisian untuk elemen posisi tetap.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"8722708758503989074"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pengelola fokus eksperimental untuk melacak klien masukan teks.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"5642508497713047"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Penandatangan CRL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"813082847718468539"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informasi situs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"127353061808977798"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Font dan enkode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"3122464029669770682"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CPU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"1684861821302948641"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"6080689532560039067"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waktu sistem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"6092270396854197260"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MSPY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"6802031077390104172"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"USAGE"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"6025215716629925253"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Pelacakan Tumpukan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"4052120076834320548"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Mungil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"3791151686802386313"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Mempersiapkan proses masuk pertama ke akun perusahaan...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"3393716657345709557"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Entri yang diminta tidak ditemukan di cache.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"7191454237977785534"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file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"7241389281993241388"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Masuklah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"TOKEN_NAME"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mengimpor sertifikat klien.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"8996526648899750015"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"1773292249699193156"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Pada akun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"ACCOUNT_EMAIL"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 ini telah dapat: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"7206693748120342859"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Mengunduh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"4744574733485822359"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 Anda telah 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"2872754556057097683"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Beberapa tajuk Sepanjang Konten yang berbeda diterima. Hal ini tidak diizinkan untuk melindungi terhadap serangan pemecah tanggapan HTTP.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"4804818685124855865"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Putuskan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"1645228020260124617"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"PRECENTAGE"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"2585300050980572691"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penelusuran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"2617919205928008385"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Ruang tidak cukup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"1608306110678187802"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C&amp;amp;etak bingkai...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"3623574769078102674"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Pengguna yang diawasi ini akan dikelola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"MANAGER_EMAIL"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"8919081441417203123"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Dansk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"5323213332664049067"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Amerika Latin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"3778152852029592020"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 dibatalkan.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"1455069690867658873"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baru plus string riwayat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"6241530762627360640"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Mengakses informasi tentang perangkat Bluetooth yang disandingkan dengan sistem Anda dan menemukan perangkat Bluetooth di sekitarnya.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"7831368056091621108"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mendapatkan ekstensi ini, riwayat Anda, dan setelan Chrome lainnya di semua perangkat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"5469868506864199649"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Italia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"7427315641433634153"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MSCHAP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"7894561412851759784"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Dalam keadaan ini, sertifikat belum diverifikasi oleh pihak ketiga yang dipercaya oleh perangkat Anda. Siapa pun dapat membuat sertifikat yang mengklaim menjadi situs web apa pun yang mereka pilih, karena itulah sertifikat harus diverifikasi oleh pihak ketiga yang tepercaya. Tanpa verifikasi tersebut, informasi identitas di sertifikat sia-sia. Oleh karena itu, tidak mungkin untuk memverifikasi bahwa Anda berkomunikasi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bukan penyerang yang membuat sertifikatnya sendiri dengan mengklaim sebagai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Dalam keadaan ini, sebaiknya jangan dilanjutkan.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"6622980291894852883"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mencekal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"1710259589646384581"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"8769662576926275897"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Detail kartu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"4988792151665380515"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mengekspor kunci publik.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"4764963217871264125"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"5053604404986157245"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TPM yang dibuat secara acak tidak tersedia. Hal ini normal setelah menjalankan Powerwash.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"6333049849394141510"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yang akan disinkronkan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"1944921356641260203"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Pembaruan ditemukan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"5990559369517809815"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Permintaan ke server telah dicekal oleh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"3828440302402348524"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 sebagai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"5222676887888702881"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"8965697826696209160"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Ruang tidak cukup.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"8300559726972845996"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"SCT_INDEX"</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"SCT_ORIGIN"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"SCT_STATUS"</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"6839225236531462745"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Penghapusan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"6745994589677103306"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Melakukan Apa Pun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"855081842937141170"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Sematkan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"549673810209994709"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tidak dapat diterjemahkan.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"6263541650532042179"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ulang sinkronisasi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"6513247462497316522"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Chrome akan menggunakan data seluler jika Anda tidak tersambung ke jaringan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"29611076221683977"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Saat ini penyerang yang berada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mungkin berusaha memasang program berbahaya di Mac yang dapat mencuri atau menghapus informasi Anda (misalnya, foto, sandi, pesan, dan 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"6055392876709372977"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#1 SHA-256 Dengan Enkripsi 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"7903984238293908205"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Katakana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"268053382412112343"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Ri&amp;amp;wayat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"7478485216301680444"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kios tidak dapat dipasang.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"7119964749269738905"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Kekerapan saat ekstensi dicopot pemasangannya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"1722567105086139392"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"6171294113586936163"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Printer baru di jaringan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"2620436844016719705"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"5362741141255528695"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file kunci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"8831623914872394308"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penunjuk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"2801702994096586034"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3</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"1598604884989842103"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UI pemaksimalan TouchView untuk uji coba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"7109201843684542153"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cara file ini dibagikan.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"4580526846085481512"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Yakin ingin menghapus $1 item?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"5292890015345653304"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kartu SD atau stik memori USB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"5583370583559395927"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Waktu tersisa: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"TIME_REMAINING"</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"6219717821796422795"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Hanyu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"255937426064304553"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Internasional 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"3725367690636977613"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"8656946437567854031"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Dengan mengeklik Lanjutkan, Anda menyetujui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"830598693585544337"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Dengan mengaktifkan opsi ini, Anda mencegah situs web agar tidak mengakses API WebAudio.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"5158789498596736885"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U&amp;amp;lang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"5974943308520469117"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Detail teknis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"1914436586714907696"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kehabisan memori.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"5747785204778348146"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Pengembang - tidak stabil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"3590194807845837023"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Kunci Profil dan Luncurkan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"6644756108386233011"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Setel ulang setelan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yang telah diubah?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"1090126737595388931"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Apl Latar Belakang yang Sedang Berjalan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"6285905808004014074"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Mode Muat Ulang Otomatis 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"1195447618553298278"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tak dikenal.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"2617653079636271958"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Zoom: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"VALUE"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"7427916543828159271"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Wi-Fi dan data seluler dinonaktifkan.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"LINE_BREAK"</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Laman tersebut dapat dimuat setelah Anda tersambung ke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"1718685839849651010"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Dari log tak dikenal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"8811462119186190367"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 Chrome telah diubah dari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"FROM_LOCALE"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menjadi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"TO_LOCALE"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setelah menyinkronkan setelan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"1087119889335281750"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&amp;amp;Tidak ada saran </w:t>
            </w:r>
            <w:r w:rsidRPr="00702285">
              <w:rPr>
                <w:rFonts w:ascii="Courier New" w:eastAsia="Times New Roman" w:hAnsi="Courier New" w:cs="Courier New"/>
                <w:color w:val="000000"/>
                <w:sz w:val="20"/>
              </w:rPr>
              <w:lastRenderedPageBreak/>
              <w:t>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"2804069535547505235"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sandi tersimpan yang sudah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"6750299625019870383"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penutupan cepat tab/jendela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"5228309736894624122"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protokol SSL.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"8008356846765065031"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Internet terputus. Periksa sambungan internet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"8216170236829567922"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Bahasa Thailand (Keyboard Pattachote)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"799547531016638432"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"8464132254133862871"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Akun pengguna ini tidak layak mendapatkan layanan.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"6812349420832218321"</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dijalankan sebagai akar.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"8442065444327205563"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Dokumen Anda siap dilihat.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"236141728043665931"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 blokir akses mikrofon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"2307462900900812319"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Konfigurasi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"3324301154597925148"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Ini Laman Penelusuran Yang Anda Harapkan?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"3555812735919707620"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Buang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"220858061631308971"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kode PIN ini ke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"6263082573641595914"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CA Version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"7716020873543636594"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Mengeklik secara otomatis saat kursor berhenti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"953345106084818179"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Meminta izin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"3105917916468784889"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Ambil tampilan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"7547811415869834682"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Belanda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"1587275751631642843"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Konsol &amp;amp;JavaScript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"8460696843433742627"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Tanggapan tidak valid diterima saat berusaha memuat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Server mungkin terganggu karena ada perawatan atau dikonfigurasi secara 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"297870353673992530"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DNS: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"6445450263907939268"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Anda tidak menginginkan perubahan ini, pulihkan setelan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"3756585063990248657"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Situs Web yang Dilaporkan Sebagai Phishing!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"3222066309010235055"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Tampilan sebelumnya: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"PRERENDER_CONTENTS_NAME"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"3499505181409176299"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mesin HarfBuzz lintas platform untuk teks UI. Tidak memengaruhi konten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"1594234040488055839"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Tawarkan untuk masuk ke situs Google secara otomatis dengan akun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"6410063390789552572"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mengakses pustaka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"6880587130513028875"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Gambar diblokir di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"6964308487066031935"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folder ke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"851263357009351303"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Selalu 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menampilkan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"7852934890287130200"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ubah, atau hapus profil.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"3511307672085573050"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Salin Ala&amp;amp;mat Tautan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"751507702149411736"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Belarusia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"6655190889273724601"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pengembang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"1071917609930274619"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Penyandian Data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"3473105180351527598"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perlindungan phishing dan malware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"6151323131516309312"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"SEARCH_KEY"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mencari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"7541121857749629630"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"9033857511263905942"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&amp;amp;Tempel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"1028690605877243613"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tata letak rak alternatif.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"6736045498964449756"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Aduh, sandi tidak cocok!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"4558985768677321342"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Easy Unlock.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"1221825588892235038"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Khusus yang terpilih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"2227939492629426903"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Mengaktifkan menu avatar </w:t>
            </w:r>
            <w:r w:rsidRPr="00702285">
              <w:rPr>
                <w:rFonts w:ascii="Courier New" w:eastAsia="Times New Roman" w:hAnsi="Courier New" w:cs="Courier New"/>
                <w:color w:val="000000"/>
                <w:sz w:val="20"/>
              </w:rPr>
              <w:lastRenderedPageBreak/>
              <w:t>baru. Akan memunculkan menu avatar pengelolaan profil baru jika dikombinasikan dengan pengelolaan profil baru. Jika tidak, akan menampilkan menu avatar yang dirancang ulang, yang fungsinya sama dengan menu avatar lama, plus kartu tutorial di bagian atas yang meminta pengguna mencoba UI pengelolaan profil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"5582883434676861778"</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mencekal akses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Situs web ini telah dilaporkan sebagai situs web phishing.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"7201354769043018523"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Kurung tutup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"567825475051805403"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"508794495705880051"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kartu kredit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"1272079795634619415"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Berhenti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"2462724976360937186"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 Kunci Otoritas Sertifikasi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"981121421437150478"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"2964193600955408481"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Wi-Fi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"6786747875388722282"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"2570648609346224037"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masalah saat mengunduh citra pemulihan.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"5372384633701027870"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cookie dan data situs lain saat Anda menutup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"4781787911582943401"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Memperbesar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"9053965862400494292"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terjadi saat mencoba menyiapkan sinkronisasi.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"6634865548447745291"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Saat ini, Anda tidak dapat mengunjungi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karena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ini telah dicabut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Kesalahan jaringan dan serangan biasanya bersifat sementara, jadi laman ini mungkin akan bekerja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"8596540852772265699"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Khusus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"1451375123200651445"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web, File Tunggal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"7017354871202642555"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menyetel mode setelah jendela ditetapkan.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"222931766245975952"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terpotong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"3101709781009526431"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Tanggal dan waktu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"2394566832561516196"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akan dihapus pada pemuatan ulang berikutnya.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"4514542542275172126"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Menyiapkan pengguna yang dilindungi yang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"4279490309300973883"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Mencerminkan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"2869742291459757746"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Memungkinkan pengguna meminta Chrome membuat sandi saat mendeteksi laman pembuatan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"7079038783243627996"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dapat membaca dan menghapus file gambar, video, dan suara di folder yang dicentang.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"1737968601308870607"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Bug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"8437238597147034694"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&amp;amp;Urungkan pemindahan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"1389297115360905376"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Yang seperti ini hanya dapat ditambahkan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"CHROME_WEB_STORE"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"5474139872592516422"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Setelah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selesai memperbarui, muat ulang laman untuk mengaktifkannya.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"4012550234655138030"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Siapkan atau kelola printer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"CLOUD_PRINT_NAME"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"315116470104423982"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"5428850089342283580"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"ACCNAME_APP"</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(Pembaruan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"273093730430620027"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mengakses kamera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"5605623530403479164"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Mesin telusur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"3345234884557051648"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Saya telah menelepon nomor tersebut dan meminta penggantian pengisi daya (charger).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"5710435578057952990"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Identitas situs Web ini belum diverifikasi.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"5813119285467412249"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&amp;amp;Ulangi Penambahan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"1303319084542230573"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printer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"495170559598752135"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Tindakan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"1661245713600520330"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mencantumkan semua modul yang dimuat ke dalam proses utama dan modul yang terdaftar untuk dimuat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"7589661784326793847"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Tunggu sebentar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"211904439157321824"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Memuat salinan basi (misalnya, yang diketahui telah habis masa berlakunya) dari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"2760297631986865803"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Sesuaikan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"2229161054156947610"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Lebih dari 1 jam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"2619052155095999743"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Insert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"1711973684025117106"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membuat file zip, kesalahan tidak terduga: $1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"5451646087589576080"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&amp;amp;Info Bingkai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"5050209346295804497"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persyaratan isyarat untuk pemutaran media.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"5880247576487732437"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Token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"7157063064925785854"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Dengan mengeklik Lanjutkan, Anda menyetujui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"8412498037462710569"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Saya mengonfirmasi bahwa saya tidak ingin menerima penggantian pengisi daya (charger) gratis.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"3368922792935385530"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Tersambung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"5431473096922271583"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Kami ingin memeriksa apakah Anda menggunakan salah satu pengisi daya (charger) asli.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"3478477114335130296"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Beberapa setelan mungkin telah berubah tanpa sepengetahuan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"3866443872548686097"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Media pemulihan telah siap. Anda dapat melepasnya dari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"5525677322972469346"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pengguna baru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"6824564591481349393"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Salin Alamat &amp;amp;Email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"907148966137935206"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izinkan situs apa pun menampilkan munculan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"5184063094292164363"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Konsol &amp;amp;JavaScript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"333371639341676808"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Cegah dialog lain dari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"2280486287150724112"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Batas kanan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"5631017369956619646"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Penggunaan CPU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"7223775956298141902"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Payah... Anda tidak memiliki ekstensi :-(</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"8909407620850305640"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Pengumpulan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"3118046075435288765"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tiba-tiba memutuskan sambungan.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"6133173853026656527"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Memindahkan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"4697214168136963651"</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dicekal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"5380103295189760361"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Tekan Control, Alt, Shift, atau Telusur untuk melihat pintasan keyboard untuk pengubah tersebut.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"7791543448312431591"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"8569764466147087991"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file yang akan dibuka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"9131487537093447019"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Kirim pesan ke dan terima pesan dari perangkat Bluetooth.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"3010279545267083280"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dihapus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"4275663329226226506"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"3629630062892748850"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 terkait dan penelusuran Google.com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"5649768706273821470"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Dengar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"4096508467498758490"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ekstensi mode pengembang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"9064939804718829769"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Mentransfer...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"48838266408104654"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Pengelola &amp;amp;Tugas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"4378154925671717803"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Telepon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"3694027410380121301"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Tab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"6178664161104547336"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"8204086856545141093"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Permintaan ke server telah diblokir oleh kebijakan.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"6424403873117573177"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Namun, jika Anda bekerja di organisasi yang membuat sertifikat sendiri, dan Anda mencoba menyambung ke situs web internal organisasi yang menggunakan sertifikat tersebut, Anda mungkin dapat menyelesaikan masalah ini </w:t>
            </w:r>
            <w:r w:rsidRPr="00702285">
              <w:rPr>
                <w:rFonts w:ascii="Courier New" w:eastAsia="Times New Roman" w:hAnsi="Courier New" w:cs="Courier New"/>
                <w:color w:val="000000"/>
                <w:sz w:val="20"/>
              </w:rPr>
              <w:lastRenderedPageBreak/>
              <w:t>dengan aman. Anda dapat mengimpor sertifikat akar organisasi Anda sebagai &amp;quot;sertifikat akar&amp;quot;, lalu sertifikat yang dikeluarkan atau diverifikasi oleh organisasi Anda akan dipercaya dan Anda tidak akan melihat kesalahan ini saat Anda mencoba menyambung ke situs web internal lagi. Hubungi staf bantuan organisasi Anda untuk mendapatkan bantuan dalam menambahkan sertifikat akar baru ke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"2450531422290975480"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Jika Anda memahami risiko terhadap keamanan, Anda dapat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mengunjungi situs tidak aman ini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disarankan) sebelum program berbahaya tersebut dibuang.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"1721937473331968728"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dapat menambahkan printer klasik yang terhubung ke komputer Anda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"CLOUD_PRINT_NAME"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"3341703758641437857"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akses ke URL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"6948142510520900350"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&amp;lt;strong&amp;gt;Administrator sistem&amp;lt;/strong&amp;gt; Anda telah memblokir akses ke laman web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"5702898740348134351"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&amp;amp;Edit Mesin Telusur...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"3687701603889589626"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ekstensi yang berjalan di chrome:// URL, tempat ekstensi secara eksplisit meminta izin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"1756681705074952506"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"8545211332741562162"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laman web untuk menggunakan fitur JavaScript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"734303607351427494"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mesin telusur...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"7117303293717852287"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laman web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"3706919628594312718"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Mouse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"2073514786687846182"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dukungan Native Clien Portabel (Portable Native Client/PNaCl).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"3001660530462287301"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 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"7973174304586609605"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pengguna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"7676077734785147678"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IME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"8326478304147373412"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#7, rantai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"3242765319725186192"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Kunci yang dibagikan </w:t>
            </w:r>
            <w:r w:rsidRPr="00702285">
              <w:rPr>
                <w:rFonts w:ascii="Courier New" w:eastAsia="Times New Roman" w:hAnsi="Courier New" w:cs="Courier New"/>
                <w:color w:val="000000"/>
                <w:sz w:val="20"/>
              </w:rPr>
              <w:lastRenderedPageBreak/>
              <w:t>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"8249048954461686687"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Folder OEM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"1105608846356399385"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Kunjungi situs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"7218608093942361839"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"PRODUCT_VERSION"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(Platform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"PLATFORM_VERSION"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"54870580363317966"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avatar untuk pengguna yang dilindungi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"839736845446313156"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Daftar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"2660779039299703961"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Acara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"4249248555939881673"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Menunggu sambungan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"996987097147224996"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Tekan Ctrl+Space untuk memilih metode masukan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"4240069395079660403"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ditampilkan dalam bahasa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"747114903913869239"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Tidak dapat mendekodekan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"7187885785158279764"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Cabut Akses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"3574210789297084292"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"5254480569305195883"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dukungan untuk aktivitas sinkronisasi latar belakang ServiceWorker.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"2134149231879627725"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Memungkinkan Google membantu Anda mengunci, menghapus, dan menemukan lokasi perangkat dari jarak jauh.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"1146204723345436916"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Impor bookmark dari file HTML...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"2113921862428609753"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Informasi Otoritas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"9190063653747922532"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L2TP/IPSec + kunci yang dibagikan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"5227536357203429560"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jaringan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"732677191631732447"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Salin URL Audi&amp;amp;o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"7224023051066864079"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Subnet mask: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"2401813394437822086"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mengakses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"4906679076183257864"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Setel ulang ke </w:t>
            </w:r>
            <w:r w:rsidRPr="00702285">
              <w:rPr>
                <w:rFonts w:ascii="Courier New" w:eastAsia="Times New Roman" w:hAnsi="Courier New" w:cs="Courier New"/>
                <w:color w:val="000000"/>
                <w:sz w:val="20"/>
              </w:rPr>
              <w:lastRenderedPageBreak/>
              <w:t>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"4747597332667805440"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UI gelembung pemulihan sesi.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"2344262275956902282"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kunci - dan = untuk memanggil daftar kandidat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"3609138628363401169"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tidak mendukung ekstensi negosiasi ulang TLS.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"4926098191708537519"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"3369624026883419694"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Mengontak host...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"8870413625673593573"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Barusan Ditutup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"8297222119869486204"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elemen 'window-control'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"9145357542626308749"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keamanan situs ditandatangani menggunakan algoritme tanda tangan yang lemah!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"8502803898357295528"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Anda telah diubah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"5171045022955879922"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atau ketik 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"6830600606572693159"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Saat ini laman web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tersedia. Mungkin laman web sedang kelebihan muatan atau terganggu karena ada perawatan.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"4623525071606576283"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yang gagal dimuat saat browser offline akan dimuat ulang secara otomatis saat browser kembali online.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"6853388645642883916"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Updater dalam mode tidur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"5299109548848736476"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Lacak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"4421932782753506458"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 Manis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"962520199903263026"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Uji Coba Bidang Masukan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"6051086608691487286"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Bilah Gulir Hamparan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"6132509723755265994"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Wallet tidak didukung dengan pedagang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"2378075407703503998"</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"SELCTED_FILE_COUNT"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file dipilih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"4498419978438799658"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Mengakses semua teks yang diucapkan menggunakan ucapan yang disintesis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"7339898014177206373"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Jendela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"8362900609631365882"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Pengalih Tab Aksesibilitas.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"1895215930471128025"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Jangan pernah izinkan plugin yang tidak dikotakpasirkan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"1171000732235946541"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ini mungkin dapat mengumpulkan semua teks yang Anda ketik, termasuk data pribadi seperti sandi dan nomor kartu kredit. Metode ini berasal dari ekstensi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Gunakan metode masukan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"7788080748068240085"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menyimpan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&amp;quot; secara offline, Anda harus mengosongkan ruang tambahan sebesar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"TOTAL_FILE_SIZE"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"MARKUP_1"</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lepas sematan file yang tidak lagi Anda gunakan untuk mengakses secara offline</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"MARKUP_3"</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file dari folder Unduhan Anda</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"MARKUP_5"</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"2995880258819891653"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item peluncur terakhir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"6913830198853875055"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mengambil terlebih dahulu pratinjau untuk hasil penelusuran dan menggantinya dengan laman asli saat diunduh dan dirender.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"6561442619165486567"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cara file ini dibagi.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"5332360333956573658"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menyimpan data ke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"3759371141211657149"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setelan penangan...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"8856844195561710094"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menghentikan pencarian perangkat Bluetooth.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"2246340272688122454"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Mengunduh citra pemulihan...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"5305688511332277257"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yang dipasang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"1958802757844394735"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Mengembalikan setelan browser ke default asli.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"8521441079177373948"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Inggris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"2816269189405906839"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China (cangjie)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"1857166538520940818"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Lampirkan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"2149951639139208969"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Buka alamat di tab </w:t>
            </w:r>
            <w:r w:rsidRPr="00702285">
              <w:rPr>
                <w:rFonts w:ascii="Courier New" w:eastAsia="Times New Roman" w:hAnsi="Courier New" w:cs="Courier New"/>
                <w:color w:val="000000"/>
                <w:sz w:val="20"/>
              </w:rPr>
              <w:lastRenderedPageBreak/>
              <w:t>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"8012382203418782830"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telah diterjemahkan.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"7256069811654036843"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Kembalikan!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"4811502511369621968"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Alamat email tidak valid. Harap periksa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"175196451752279553"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k&amp;amp;embali tab yang tertutup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"8602851771975208551"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Program lain di komputer Anda menambahkan aplikasi yang dapat mengubah cara kerja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"9154967591629748964"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Ubin maksimum untuk area minat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"2655386581175833247"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"5039804452771397117"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"5435964418642993308"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Tekan enter untuk kembali, tombol menu konteks untuk melihat riwayat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"6815206662964743929"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Alihkan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"81686154743329117"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ZRM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"2150139952286079145"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tujuan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"4713309396072794887"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Pasang ekstensi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"5637940320504994319"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telah kehabisan ruang di Google Drive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"8194797478851900357"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&amp;amp;Urungkan Pemindahan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"2266011376676382776"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Tidak Merespons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"2907619724991574506"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 Memulai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"6780476430578694241"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"5328285148748012771"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semua aplikasi dari peluncur yang bermanfaat ini. Mainkan game, lakukan video chat, dengarkan musik, edit dokumen, atau dapatkan aplikasi lainnya dari Toko Web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"2739191690716947896"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Debug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"3100609564180505575"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Modul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"TOTAL_COUNT"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 Konflik yang dikenal: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"BAD_COUNT"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dicurigai: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lastRenderedPageBreak/>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"SUSPICIOUS_COUNT"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"641702813324074008"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UI Gelembung Simpan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"3627671146180677314"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Netscape Certificate Renewal Time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"6869967057083711802"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Jenis file ini tidak didukung. Kunjungi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Toko Web Chrome</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menemukan aplikasi serupa.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"BEGIN_LINK_HELP"</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"END_LINK_HELP"</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"6980956047710795611"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Pindahkan semua data Chrome OS ke sandi baru (memerlukan sandi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"8652487083013326477"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tombol radio rentang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"5204967432542742771"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"6686817083349815241"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sandi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"9025098623496448965"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 Bawa saya kembali ke layar proses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"589737135092634133"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setelan proxy atau hubungi administrator jaringan untuk</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memastikan bahwa server proxy bekerja. Jika Anda tidak yakin harus</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menggunakan server proxy:</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"PLATFORM_TEXT"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"5485754497697573575"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Pulihkan Semua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"7892100671754994880"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 berikutnya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"5532223876348815659"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Global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"644038709730536388"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Selengkapnya tentang cara melindungi diri dari perangkat lunak berbahaya secara online.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"340013220407300675"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Penyerang mungkin mencoba mencuri informasi Anda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(misalnya, sandi, pesan, atau 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"2155931291251286316"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Selalu izinkan munculan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"3445830502289589282"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Autentikasi tahap 2:</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"5650551054760837876"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Tak ada hasil penelusuran yang ditemukan.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"5494362494988149300"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Setelah &amp;amp;Selesai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"2956763290572484660"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"COOKIES"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cookie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"4552743797467545052"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 yang dikotakpasirkan diizinkan untuk dijalankan di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"8041535018532787664"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aplikasi kios: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"7704050614460855821"</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Lanjutkan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aman)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"7538815894171993543"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baru plus string antirekomendasi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"9187787570099877815"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mencekal 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"6259156558325130047"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&amp;amp;Ulangi Pengaturan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"8425492902634685834"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Sematkan ke Bilah Tugas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"5841087406288323122"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Validasi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"7487099628810939106"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Penundaan sebelum klik: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"825608351287166772"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memiliki masa berlaku, sama seperti dokumen identitas apa pun (misalnya paspor) yang Anda miliki. Sertifikat yang diberikan ke browser tidak valid. Bila masa berlaku sertifikat berakhir, informasi tertentu tentang status sertifikat (baik telah dibatalkan dan tidak dapat dipercaya lagi) tidak perlu disimpan. Dengan demikian, verifikasi bahwa sertifikat tersebut terpercaya tidak dapat dilakukan. Anda tidak boleh melanjutkan.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"2381823505763074471"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Keluar untuk pengguna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"PROFILE_USERNAME"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"3616113530831147358"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Audio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"23030561267973084"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telah meminta izin tambahan.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"6957887021205513506"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tampaknya palsu.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"8957709627709183338"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Pembuatan pengguna yang </w:t>
            </w:r>
            <w:r w:rsidRPr="00702285">
              <w:rPr>
                <w:rFonts w:ascii="Courier New" w:eastAsia="Times New Roman" w:hAnsi="Courier New" w:cs="Courier New"/>
                <w:color w:val="000000"/>
                <w:sz w:val="20"/>
              </w:rPr>
              <w:lastRenderedPageBreak/>
              <w:t>dilindungi dibatasi oleh pemilik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"8551494947769799688"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Latvi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"4567676092950881857"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masuk SAML.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"4803909571878637176"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Copot pemasangan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"5209518306177824490"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SHA-1 Fingerprint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"2546283357679194313"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Cookie dan data situs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"5833610766403489739"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ini tidak terdeteksi berada di mana. Periksa setelan lokasi unduhan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"4926150172344704583"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Kanada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"7447657194129453603"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Status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"7090356285609536948"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UI pemulihan sesi akan ditampilkan dalam gelembung, bukan bilah info.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"4958444002117714549"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Luaskan daftar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"9048724894000447955"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Centang semua kotak untuk melanjutkan.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"4683290000467574211"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pengalaman aplikasi terhosting eksperimental yang lebih sederhana.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"1553538517812678578"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terbatas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"6449393701131879078"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sync-touchmove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"4013833336797997831"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dukungan untuk MediaStreamTrack.getSources().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"6602956230557165253"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tombol panah kiri dan kanan untuk bernavigasi.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"3612070600336666959"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"5178612934849781517"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akan menggunakan alur masuk berbasis web murni pada laman setelan/menu perkakas/NTP/saat dijalankan pertama kali. Jika tidak, akan menggunakan aliran asli dengan penayangan web yang disematkan.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"3759461132968374835"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laporan kondisi ngadat saat ini. Kondisi ngadat yang terjadi saat pelaporan kondisi ngadat tidak diaktifkan tidak akan tampil di sini.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"189210018541388520"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"8795668016723474529"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"5860033963881614850"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"6575251558004911012"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Tanyakan saat situs memerlukan akses ke kamera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"4116663294526079822"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 izinkan di situs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"7547317915858803630"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Peringatan: setelan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 disimpan di drive jaringan. Hal ini dapat mengakibatkan kelambatan, kerusakan, atau bahkan hilangnya data.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"3124111068741548686"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Penanganan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"4874539263382920044"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Judul minimal harus berisi 1 karakter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"9214520840402538427"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Uups!  Waktu pemulaian atribut waktu pemasangan telah habis.  Hubungi perwakilan dukungan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"6237614789842758826"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di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"798525203920325731"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Namespace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"7092106376816104"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munculan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"8594787581355215556"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 sebagai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"USER_EMAIL_ADDRESS"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Kelola data hasil sinkronisasi Anda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Dasbor</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"6476634420120651145"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pengubahan ukuran teks cepat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"5402367795255837559"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Braille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"263325223718984101"</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menyelesaikan pemasangan, tetapi akan terus dijalankan dari citra diskanya.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"4726710629007580002"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peringatan saat mencoba untuk memasang ekstensi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"7025190659207909717"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Pengelolaan layanan data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"946810925362320585"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Ikuti saran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"1685944703056982650"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kursor mouse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"8121385576314601440"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masukan Hangul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"2347476388323331511"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menyinkronkan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"6986605181115043220"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Ups, Sinkronisasi berhenti bekerja.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"8595751131238115030"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alamat email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"5379268888377976432"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Urungkan Menghapus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"7416362041876611053"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jaringan tidak dikenal.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"4250680216510889253"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"5109044022078737958"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Susanti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"6291953229176937411"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&amp;amp;Tampilkan di Penemu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"8571032220281885258"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Anda mengucapkan &amp;quot;Ok Google&amp;quot;, Chrome akan menelusuri apa yang Anda ucapkan berikutnya.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"8598687241883907630"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Putuskan kaitan Akun Google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"3790571977176307462"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pengisi daya (charger) yang dicolokkan ke Chromebook Anda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"4781649528196590732"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Memfokuskan panel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"5984304957315422459"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Anda tidak dapat masuk. Gagal masuk karena sandi Anda tidak dapat diverifikasi.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"9187827965378254003"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Yaah, sekarang tampaknya tidak ada eksperimen yang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"6022526133015258832"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"8933960630081805351"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&amp;amp;Tampilkan dalam Penemu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"3009779501245596802"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Basis data yang diindeks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"1404301347395550388"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Ekstensi Media yang Dienkripsi.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"3041612393474885105"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Informasi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"5023943178135355362"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Pengguliran Australia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"7378810950367401542"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"6426039856985689743"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data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"8571992327053899347"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 yang dilindungi dapat menjelajahi web dengan bimbingan Anda. Sebagai pengelola pengguna yang dilindungi di Chrome, Anda dapat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 mengizinkan atau melarang situs web tertentu,</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 meninjau situs web yang telah dikunjungi pengguna yang dilindungi, dan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 mengelola setelan lain.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Membuat pengguna yang dilindungi tidak membuat Akun Google, dan bookmark, riwayat penjelajahan, serta preferensi lain tidak akan mengikuti mereka ke perangkat lain dengan Sinkronisasi Chrome.</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Setelan Anda membuat pengguna yang dilindungi baru, Anda dapat mengelola setelannya kapan saja, dari perangkat apa pun, di www.chrome.com/manage.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 tentang pengguna yang dilindungi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"6562758426028728553"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Harap masukkan PIN lama dan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"7460898608667578234"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Ukraina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"614161640521680948"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"6404511346730675251"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"6718273304615422081"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Membuat file zip...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"4109135793348361820"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Pindahkan jendela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"8104727996780335409"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Anonim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"3733127536501031542"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SSL dengan Step-up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"7473891865547856676"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Terima Kasih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"8312871300878166382"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Tempelkan ke folder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"49896407730300355"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Putar &amp;amp;berlawanan arah jarum jam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"4366553784388256545"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Mendaftarkan perangkat. Harap tunggu...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"5745056705311424885"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Stik memori USB </w:t>
            </w:r>
            <w:r w:rsidRPr="00702285">
              <w:rPr>
                <w:rFonts w:ascii="Courier New" w:eastAsia="Times New Roman" w:hAnsi="Courier New" w:cs="Courier New"/>
                <w:color w:val="000000"/>
                <w:sz w:val="20"/>
              </w:rPr>
              <w:lastRenderedPageBreak/>
              <w:t>terdeteksi.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"626568068055008686"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salah atau file 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"939598580284253335"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frasa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"8418240940464873056"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Hanja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"4263757076580287579"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Pendaftaran printer dibatalkan.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"5788367137662787332"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Maaf, setidaknya satu partisi pada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"DEVICE_LABEL"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dipasang.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"392089482157167418"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ChromeVox (masukan lisan)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"1886996562706621347"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situs meminta untuk menjadi penangan default bagi protokol (direkomendasikan)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"6736329909263487977"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"ISSUED_BY"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"ISSUED_TO"</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"8899388739470541164"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Vietnam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"2053686653008575655"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dapat memeriksa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FAQ</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terus menggunakan Chromebook HP 11 Anda dengan pengisi daya USB mikro lain yang tesertifikasi, misalnya yang disertakan bersama tablet atau ponsel cerdas. Sekali lagi kami mohon maaf atas ketidaknyamanan ini. Keamanan Anda adalah prioritas utama.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"6423064450797205562"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Metrik yang terkait dengan kecepatan saat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melakukan tindakan yang diminta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"3690673539902120157"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Yakin ingin memasang ekstensi yang meminta hak istimewa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"4091434297613116013"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lembaran kertas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"7475671414023905704"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Netscape Lost Password 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"3335947283844343239"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Kembali Tab yang Tertutup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"5848934677402291689"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Menyimpan ke dalam bentuk PDF sedang berlangsung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"2480626392695177423"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tanda baca lebar penuh/setengah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"5830410401012830739"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Mengelola setelan lokasi...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"8787865569533773240"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Setel ulang setelan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yang telah diubah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"1901377140875308934"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"5529098031581368697"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Wallpaper saat ini disetel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"7664333939334980398"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64</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"3947376313153737208"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pilihan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"1346104802985271895"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Bahasa Vietnam (TELEX)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"2242603986093373032"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"7713873128508426081"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 izinkan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"5889282057229379085"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Jumlah maksimum CA perantara: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"NUM_INTERMEDIATE_CA"</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"3180365125572747493"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Harap masukkan sandi untuk mengenkripsi file sertifikat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"8663625831674359823"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CATATAN: Hanya bekerja pada saluran dev dan canary. Aktifkan saran di omnibox yang tampil di fokus sebelum mengetik.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"7386824183915085801"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dan versi sistem operasi Anda akan dikirimkan sebagai tambahan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atas informasi apa pun yang Anda pilih untuk disertakan di atas. Jika Anda menyertakan alamat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email, Google mungkin akan menghubungi Anda terkait laporan masukan Anda. Masukan ini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digunakan untuk mendiagnosis masalah dan membantu menyempurnakan Chrome. Informasi pribadi apa pun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yang Anda kirimkan, baik secara eksplisit maupun tidak sengaja, akan dilindungi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sesuai dengan kebijakan privasi kami.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Dengan mengirimkan masukan ini, Anda setuju bahwa Google mungkin menggunakan masukan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yang Anda berikan untuk meningkatkan layanan dan produk Google apa pun.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"123578888592755962"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Disk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"5496587651328244253"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Atur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"5967867314010545767"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dari riwayat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"5984222099446776634"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Barusan Dikunjungi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"4821086771593057290"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Anda telah diubah. Coba lagi dengan sandi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"6080696365213338172"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telah mengakses konten menggunakan sertifikat yang diberikan oleh administrator. Data yang diberikan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dapat dicegat oleh administrator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"7075513071073410194"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#1 MD5 Dengan Enkripsi 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"7767646430896201896"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Opsi: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"3562567103352435966"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Situs web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berisi elemen dari situs yang tampaknya menjadi hosting perangkat lunak perusak – perangkat lunak yang dapat membahayakan perangkat atau beroperasi tanpa izin Anda.  Hanya dengan mengunjungi situs yang menjadi hosting perangkat lunak perusak, perangkat Anda dapat terinfeksi. Situs web tersebut juga menjadi hosting konten dari situs yang dilaporkan sebagai situs &amp;quot;phishing&amp;quot;.  Situs phishing menipu pengguna agar mengungkapkan informasi pribadi atau keuangan, sering kali dengan menyamar sebagai lembaga tepercaya, misalnya bank.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"7124398136655728606"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Esc menghapus seluruh penyangga pra-edit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"3344786168130157628"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titik akses (APN):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"8293206222192510085"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"2592884116796016067"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Sebagian dari laman ini (WebWorker HTML) telah ngadat, sehingga mungkin tidak berfungsi dengan benar.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"4411578466613447185"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Penandatangan Kode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"3029595853063638932"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Membuat Kartu Virtual Google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"1354868058853714482"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Adobe Reader sudah usang dan mungkin tidak 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"6915711422691334155"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dapat membaca dan mengubah semua data di komputer Anda dan semua situs web termasuk Google, Facebook, Yahoo, dll.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"6095666334801788310"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Harap masukkan sandi Anda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"7360506455591495242"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Penampil Stempel Waktu Sertifikat yang Ditandatangani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"3925083541997316308"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dan ekstensi tidak dapat dimodifikasi oleh pengguna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"8425755597197517046"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Tempel dan Telu&amp;amp;suri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"6341850831632289108"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Mendeteksi lokasi fisik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"3003623123441819449"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Cache CSS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"7784067724422331729"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keamanan di komputer Anda memblokir file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"3822265067668554284"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izinkan situs apa pun melacak lokasi fisik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"2758939858455657368"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Pemberitahuan berikutnya, jendela dan dialog dapat dipisah antar desktop.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"4181898366589410653"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ditemukan mekanisme pembatalan dalam sertifikat server.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"1515163294334130951"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Luncurkan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"6914291514448387591"</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memerlukan izin Anda untuk dijalankan.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"1123316951456119629"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Dengan memutuskan kaitan Akun Google Anda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data Anda akan tetap di komputer ini, namun perubahan tidak lagi disinkronkan ke Google Akun Anda. Data yang sudah disimpan di Akun Google akan tetap disimpan di sana hingga Anda menghapusnya menggunakan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Dasbor</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"8705331520020532516"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Nomor Seri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"1665770420914915777"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Pakai laman 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"160747070824041275"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Diperbarui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"1691063574428301566"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Komputer Anda akan dimulai ulang ketika pembaruan 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"1042574203789536285"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menyimpan data berukuran besar pada perangkat Anda secara permanen.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"4697551882387947560"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sesi menjelajah berakhir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"7779249319235708104"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serangan phishing di depan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"5900302528761731119"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Foto Google profil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"3512810056947640266"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 (opsional):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"131364520783682672"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Caps Lock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"2335122562899522968"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menyetel cookie.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"4628757576491864469"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"8461914792118322307"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Proxy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"4707934200082538898"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Periksa email Anda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"MANAGER_EMAIL"</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petunjuk selengkapnya.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"8680544835056685300"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Kami terus mencari cara agar penjelajahan Anda lebih aman. Sebelumnya, situs web apa pun dapat meminta Anda untuk menambahkan ekstensi ke browser. Pada versi terbaru Google Chrome, Anda harus memberitahukan dengan jelas kepada Chrome bahwa Anda ingin memasang ekstensi ini dengan menambahkannya melalui laman Ekstensi.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"4089521618207933045"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Memiliki submenu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"3470442499439619530"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Pengguna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"1936157145127842922"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dalam Folder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"1613703494520735460"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Memprediksi posisi jari selanjutnya selama bergulir memungkinkan waktu merender bingkai sebelum jari sampai di sana.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"7977590112176369853"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&amp;lt;masukkan permintaan&amp;gt;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"8453482423012550001"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Menyalin $1 item...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"6991665348624301627"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tujuan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"3449839693241009168"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"SEARCH_KEY"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mengirimkan perintah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"968174221497644223"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Cache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"9126999385065535384"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Sejumlah kecil pengguna melapor bahwa pengisi daya (charger) asli Chromebook HP 11 rusak karena terlalu panas. Demi keamanan, kami mengganti semua pengisi daya (charger) asli tanpa biaya.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"4343792725927556911"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mikrofon dan kamera yang baru akan berlaku setelah laman ini dimuat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"3847089579761895589"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sedang dibantu. Ingin melanjutkan?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"5634367113401639867"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Terjadi kesalahan saat mendaftarkan perangkat ini secara otomatis.  Harap coba lagi dari layar masuk menggunakan kombinasi tombol Ctrl-Alt-E, atau hubungi perwakilan dukungan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"8452588990572106089"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Nomor kartu kredit tidak valid. Harap periksa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"7701869757853594372"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Penangan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"5714678912774000384"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tab terakhir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"7654972694106903394"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pengujian klik sentuh pembuat komposit.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"8466234950814670489"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Arsip 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"6915678159055240887"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Chromebox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"6727885664418233357"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&amp;lt;p&amp;gt;Saat ini ada yang mengganggu sambungan aman Anda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.&amp;lt;/p&amp;gt; &amp;lt;p&amp;gt;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Coba muat ulang laman ini beberapa menit lagi atau setelah beralih ke jaringan baru.</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Jika Anda baru tersambung ke jaringan Wi-Fi baru, selesaikan proses masuk sebelum memuat ulang.&amp;lt;/p&amp;gt; &amp;lt;p&amp;gt;Jika Anda akan mengunjungi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sekarang, Anda mungkin akan membagikan informasi pribadi dengan penyerang. Untuk melindungi privasi Anda, Chrome tidak akan memuat laman sampai dapat membuat sambungan aman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yang asli.&amp;lt;/p&amp;gt;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"8813811964357448561"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lembaran kertas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"2125314715136825419"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tanpa memutakhirkan Adobe Reader (sebaiknya jangan)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"5034510593013625357"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Pola hostname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"5874045675243596003"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Menerapkan mode ketat (kegagalan berat jika kami tidak dapat memperoleh potongan)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"8201214729516969297"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Log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"6557392038994299187"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"3918463242211429038"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Masalah pembaruan?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"1120026268649657149"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Kata kunci harus diisi atau unik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"542318722822983047"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Memindahkan kursor ke karakter selanjutnya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"5317780077021120954"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"8152091997436726702"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Waktu pendaftaran printer telah habis. Untuk mendaftarkan printer, Anda harus mengonfirmasi pendaftaran di printer tersebut.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"651942933739530207"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Ingin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berbagi keluaran layar dan audio?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"1151972924205500581"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wajib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"9027459031423301635"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Tautan di &amp;amp;Tab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"1523350272063152305"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Chromebox untuk Rapat dapat disiapkan.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"5486261815000869482"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"1883255238294161206"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Ciutkan daftar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"4558426062282641716"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Diminta izin peluncuran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"3100472813537288234"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Ejaan dan Tata Bahasa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"358344266898797651"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Celtik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"3625870480639975468"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ulang zoom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"8337399713761067085"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ini Anda 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"5199729219167945352"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Eksperimen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"3730227913294943590"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fitur Perangkat Google Cloud.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"6499143127267478107"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Mencari host di skrip proxy...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"8069615408251337349"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Cloud Print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"5055518462594137986"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Ingat pilihan saya untuk semua link jenis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"246059062092993255"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 dicekal di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"2870560284913253234"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"6945221475159498467"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"6551539413708978184"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mencari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Mencoba mendiagnosis masalah...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"4776917500594043016"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Sandi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"USER_EMAIL_ADDRESS"</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"7792012425874949788"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yang tidak beres dengan proses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"4105563239298244027"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Dapatkan gratis 1 TB dengan Google Drive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"8889883017054825362"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Membaca dan memodifikasi riwayat penjelajahan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"7724603315864178912"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Potong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"8456681095658380701"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"3518086201899641494"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Pemberitahuan tentang portal yang tertahan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"1976150099241323601"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ke Peranti Keamanan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"4120817667028078560"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Jalur terlalu panjang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"3621964575310131989"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Perangkat Google Cloud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"4938972461544498524"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Touchpad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"1307559529304613120"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Sistem gagal menyimpan token akses API jangka panjang untuk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"4988526792673242964"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"3222030446634788083"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Tanggapan OCSP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"3302340765592941254"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Pemberitahuan unduhan 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"425573743389990240"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Laju Penggunaan Daya Baterai dalam Watt (Nilai negatif menunjukkan bahwa daya baterai sedang diisi)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"5520895355616214066"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aplikasi Drive di 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"2175607476662778685"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Bilah luncur cepat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"9085376357433234031"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Untuk menyimpan file ini untuk penggunaan offline, kembalilah online dan &amp;lt;br&amp;gt;pilih kotak centang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"OFFLINE_CHECKBOX_NAME"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file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"6434309073475700221"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"8790007591277257123"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&amp;amp;Ulangi penghapusan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"220136339105966669"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desktop Ash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"6589706261477377614"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Tingkatkan kecerahan tombol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"1367951781824006909"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"8311778656528046050"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Yakin ingin memuat ulang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"1425127764082410430"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&amp;amp;Telusuri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"SEARCH_ENGINE"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"SEARCH_TERMS"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"1187722533808055681"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Bangun saat nganggur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"2027538664690697700"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Perbarui 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"8075539548641175231"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Data dienkripsi dengan frasa sandi sinkronisasi Anda tanggal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"TIME"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Masukkan di bawah.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"2077084898869955643"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Otomatis melaporkan detail kemungkinan insiden keamanan ke Google.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"PRIVACY_PAGE_LINK"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"1815083418640426271"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Tempel Sebagai Teks Biasa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"39964277676607559"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javascript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"RELATIVE_PATH"</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untuk skrip konten.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"979598830323579437"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Peningkatan pembesaran lup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"4284105660453474798"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Yakin ingin menghapus &amp;quot;$1&amp;quot;?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"1600857548979126453"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Mengakses backend debugger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"2862043554446264826"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Debug semuanya kecuali rangka aman dan penerjemah PNaCl.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"3516765099410062445"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Menampilkan riwayat dari perangkat Anda yang sudah masuk.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"4378551569595875038"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Menyambung...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"7573172247376861652"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Pengisian Daya Beterai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"7029809446516969842"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"3591494811171694976"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Aktifkan UX Terjemahan </w:t>
            </w:r>
            <w:r w:rsidRPr="00702285">
              <w:rPr>
                <w:rFonts w:ascii="Courier New" w:eastAsia="Times New Roman" w:hAnsi="Courier New" w:cs="Courier New"/>
                <w:color w:val="000000"/>
                <w:sz w:val="20"/>
              </w:rPr>
              <w:lastRenderedPageBreak/>
              <w:t>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"1929546189971853037"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Baca riwayat penjelajahan Anda di semua perangkat tempat Anda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"8053278772142718589"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#12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"6662016084451426657"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Sinkronisasi: Hubungi administrator untuk mengaktifkan sinkronisasi.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"3426704822745136852"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Tentukan jumlah untaian raster.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"7093596599142678827"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memasang paket karena proses utilitas mogok. Mulai ulang Chrome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"2129904043921227933"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Sinkronisasi: Perbarui Frasa Sandi Sinkronisasi...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"1476949146811612304"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Menyetel mesin telusur yang digunakan ketika menelusuri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omnibox</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"4114360727879906392"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Jendela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"7558050486864662801"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Tanyakan saat situs memerlukan akses ke mikrofon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"8238649969398088015"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Kiat bantuan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"8221729492052686226"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Anda tidak mengajukan permintaan, mungkin ini menunjukkan upaya gangguan pada sistem. Kecuali Anda mengambil tindakan untuk mengajukan permintaan ini, Anda harus menekan Do Nothing (Jangan Lakukan Apa pun)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"4956752588882954117"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tersedia untuk dilihat.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"1114202307280046356"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Berlian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"4215350869199060536"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Ada simbol ilegal dalam nama.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"8911393093747857497"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Tata letak rak alternatif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"894360074127026135"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Netscape International Step-Up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"8420060421540670057"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file Google Dokumen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"6075731018162044558"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Sistem gagal mencapai token akses API jangka panjang untuk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"1201402288615127009"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Berikutnya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"1335588927966684346"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Utilitas: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"6182418440401923218"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uji coba bidang untuk mengirimkan masukan pengguna ke layanan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"2710582058364740604"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Mengganti kerapatan layar perangkat untuk memaksa penggunaan aset dan mode DPI tinggi.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"2220529011494928058"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Laporkan masalah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"8475107630436748034"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Eksperimen Peringatan TLS/SSL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"7857823885309308051"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Mungkin dibutuhkan waktu beberapa saat...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"370665806235115550"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"2580924999637585241"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Total: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"NUMBER_OF_SHEETS"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"SHEETS_LABEL"</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"3810973564298564668"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"254416073296957292"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&amp;amp;Setelan bahasa...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"6652975592920847366"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Media Pemulihan OS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"3759933321830434300"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Blokir bagian laman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"52912272896845572"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kunci pribadi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"3232318083971127729"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Nilai: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"8807632654848257479"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Stabil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"4209092469652827314"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Besar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"8551388862522347954"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Lisensi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"4222982218026733335"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"1410616244180625362"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Terus 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mengakses kamera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"8494214181322051417"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"1745087082567737511"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item peluncur 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"2937174152333875430"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Akatifkan sinkronisasi 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"2386255080630008482"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telah dicabut.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"1586260122947707821"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ekstensi komponen Quickoffice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"6365411474437319296"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keluarga dan teman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"2135787500304447609"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"6143635259298204954"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membuka paket ekstensi. Untuk membuka paket ekstensi dengan aman, harus tersedia jalur ke direktori profil Anda yang tidak berisi tautan simbolik. Tidak ada jalur yang seperti itu untuk profil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"3326821416087822643"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Membuat file zip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"3081104028562135154"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Tingkatkan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"3734816294831429815"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akan dimulai ulang dalam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"SECONDS"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detik.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"8732030010853991079"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ekstensi ini dengan mengeklik ikon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"32330993344203779"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Anda telah berhasil didaftarkan untuk pengelolaan perusahaan.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"9177483892433212068"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Pengelola fokus masukan teks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"158917669717260118"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laman web karena komputer Anda memasuki mode tidur atau hibernasi. Jika ini terjadi, sambungan jaringan dimatikan dan permintaan sambungan baru akan gagal. Memuat ulang laman akan memecahkan masalah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"6316671927443834085"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memutuskan sambungan dari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"1962233722219655970"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menggunakan aplikasi Native Client yang tidak bekerja di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"1108685299869803282"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Lebih dari 80% orang yang melihat peringatan ini kembali ke zona aman, bukan membuka perangkat lunak perusak yang berisiko. Namun, jika Anda memahami risikonya terhadap keamanan, Anda dapat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mengunjungi situs tidak aman ini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sebelum program berbahaya tersebut dibuang.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"219008588003277019"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Modul Klien Asli: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"NEXE_NAME"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"2902382079633781842"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 ditambahkan!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"5436510242972373446"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Telusuri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"3800764353337460026"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Gaya simbol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"1278049586634282054"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tampilan: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"3254434849914415189"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Pilih aplikasi default untuk file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"FILE_TYPE"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"4991420928586866460"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tombol baris atas sebagai tombol fungsi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"4350019051035968019"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ini tidak dapat didaftarkan ke domain tempat akun Anda berada karena perangkat ditandai untuk dikelola oleh domain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"3699624789011381381"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Alamat 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"5275799318132317934"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Dalam keadaan ini, sertifikat yang diberikan ke browser telah dibatalkan oleh pengguna. Biasanya ini artinya integritas sertifikat telah disusupi sehingga tidak dapat dipercaya.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"8730621377337864115"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"4449996769074858870"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Tab ini memutar audio.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"1511004689539562549"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izinkan situs mengakses kamera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"6267166720438879315"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Pilih sertifikat untuk membuktikan diri Anda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"6232139169545176020"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Skema URI yang diminta tidak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"1974159311422864474"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https:////www.google.com//calendar//render?cid=%s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"5834581999798853053"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Sekitar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"TIME"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menit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"7839809549045544450"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memiliki kunci publik Diffie-Hellman yang singkat dan lemah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"5515806255487262353"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Cari di Kamus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"5154383699530644092"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dapat menambahkan printer ke komputer dengan mengeklik tombol &amp;quot;Tambahkan printer&amp;quot;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di bawah. Jika tidak ada printer yang ditambahkan, Anda tetap dapat menyimpan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PDF atau menyimpannya di Google Drive.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"4785110348974177658"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 ini hanya bekerja di desktop.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"2916974515569113497"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Mengaktifkan opsi ini membuat </w:t>
            </w:r>
            <w:r w:rsidRPr="00702285">
              <w:rPr>
                <w:rFonts w:ascii="Courier New" w:eastAsia="Times New Roman" w:hAnsi="Courier New" w:cs="Courier New"/>
                <w:color w:val="000000"/>
                <w:sz w:val="20"/>
              </w:rPr>
              <w:lastRenderedPageBreak/>
              <w:t>elemen posisi tetap memiliki layar gabungannya sendiri. Perhatikan bahwa elemen posisi tetap juga harus membuat konteks tumpukan agar hal ini dapat bekerja.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"7274090186291031608"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Layar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"SCREEN_INDEX"</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"5708171344853220004"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Principal Name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"2733364097704495499"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Ingin mendaftarkan printer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"PRINTER_NAME"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ke Google Cloud Print?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"695164542422037736"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opsi ini diaktifkan, dan badan disesuaikan dengan background-attachment:fixed, latar belakang akan memiliki lapisan penggabungan sendiri.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"6705010888342980713"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PDF dengan proses terpisah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"2909946352844186028"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Perubahan jaringan terdeteksi.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"7809868303668093729"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Efek dan pengguliran eksperimental dalam menanggapi overscroll vertikal.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"3204741654590142272"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Perubahan saluran akan diterapkan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"901974403500617787"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Tanda yang berlaku bagi sistem secara luas hanya dapat disetel oleh pemilik: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"OWNER_EMAIL"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"201192063813189384"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membaca data dari cache.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"9126706773198551170"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sistem pengelolaan profil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"2345303327200536445"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baru, dengan latar belakang penuh warna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"7441570539304949520"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JavaScript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"1789575671122666129"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Munculan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"8002117456258496331"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lunak perusak adalah perangkat lunak berbahaya yang menyebabkan hal-hal seperti pencurian identitas, kerugian finansial, dan penghapusan file secara permanen.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"3215028073430859994"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Aplikasi memiliki akses permanen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"NUMBER_OF_FILES"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"9074836595010225693"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Mouse USB tersambung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"6129938384427316298"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Netscape Certificate </w:t>
            </w:r>
            <w:r w:rsidRPr="00702285">
              <w:rPr>
                <w:rFonts w:ascii="Courier New" w:eastAsia="Times New Roman" w:hAnsi="Courier New" w:cs="Courier New"/>
                <w:color w:val="000000"/>
                <w:sz w:val="20"/>
              </w:rPr>
              <w:lastRenderedPageBreak/>
              <w:t>Comment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"1437596763559563101"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HarfBuzz untuk 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"4262366363486082931"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Memfokuskan bilah alat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"5434054177797318680"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Gulir luapan yang dipercepat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"6251870443722440887"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Penanganan GDI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"473775607612524610"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Mutakhirkan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"6122081475643980456"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Koneksi internet Anda sedang dikendalikan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"8812403718714328880"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mencekal akses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saat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"2773013129377709345"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Ganti antarmuka pengguna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"1448389461181544401"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Ingin menyimpan sandi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"148466539719134488"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Swiss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"8022523925619404071"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pembaruan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"6315493146179903667"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Pindahkan Semua ke Depan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"1000498691615767391"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yang akan dibuka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"3831486154586836914"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Memasuki mode ikhtisar jendela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"3593152357631900254"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mode Pinyin Fuzi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"2462911512468050799"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Baca info selengkapnya 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"2276503375879033601"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aplikasi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"2682935131208585215"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Tanyakan saat situs mencoba melacak lokasi fisik Anda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"5015344424288992913"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Mengontak proxy...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"4389091756366370506"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Pengguna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"VALUE"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"4528459871550620573"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Anda menggunakan Bluetooth, pastikan perangkat siap disandingkan.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"4620809267248568679"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ini diberlakukan oleh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"2398703750948514961"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Dibatalkan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"4724168406730866204"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Eten 26</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"308268297242056490"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"8673026256276578048"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"6529602333819889595"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&amp;amp;Ulangi Penghapusan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"2071393345806050157"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file log lokal.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"3011362742078013760"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Semua Bookmark di &amp;amp;Jendela Penyamaran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"3009300415590184725"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Yakin ingin membatalkan proses penyiapan layanan data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"7851457902707056880"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Proses masuk telah dibatasi untuk akun pemilik saja. Nyalakan ulang dan masuk dengan akun pemilik. Mesin akan memulai ulang secara otomatis dalam 30 detik.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"2148756636027685713"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Pemformatan 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"5451285724299252438"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kotak teks rentang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"4112917766894695549"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Saran ini diberlakukan oleh administrator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"5669267381087807207"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"8825366169884721447"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gagal memodifikasi tajuk permintaan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"HEADER_NAME"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dari suatu permintaan jaringan karena modifikasi bertentangan dengan ekstensi lain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"1707463636381878959"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Bagikan jaringan ini dengan pengguna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"7971930306777004076"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lama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"2084978867795361905"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MS-IME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"7701625482249298476"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tombol penelusuran di Omnibox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"1818196664359151069"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Resolusi: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"3481915276125965083"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Munculan berikut dicekal di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"2030481566774242610"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Mungkin maksud Anda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"3090871774332213558"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lastRenderedPageBreak/>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disandingkan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"7705276765467986571"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model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"750413812607578381"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harus memulai ulang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"2638286699381354126"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Perbarui...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"1196338895211115272"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mengekspor kunci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"1459967076783105826"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Mesin telusur ditambahkan oleh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"629730747756840877"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"8525306231823319788"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"5892507820957994680"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Mengganti daftar penguraian perangkat lunak yang tertanam dan mengaktifkan akselerasi GPU pada konfigurasi sistem yang tidak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"255632937203580977"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Pemberitahuan Penemuan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"6122093587541546701"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Email (opsional):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"3058212636943679650"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suatu ketika sistem operasi komputer harus dipulihkan, Anda memerlukan kartu SD atau stik memori USB pemulihan.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"7238196028794870999"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mengizinkan plugin yang tidak dikotakpasirkan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"7252661675567922360"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muat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"1983959805486816857"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Setelah Anda membuat pengguna baru yang diawasi, Anda dapat mengelola setelannya kapan pun dari perangkat mana pun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"MANAGEMENT_URL"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"2815382244540487333"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Cookie berikut telah dicekal: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"1084538181352409184"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setelan proxy atau hubungi administrator jaringan untuk</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memastikan bahwa server proxy bekerja.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"PLATFORM_TEXT"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"374530189620960299"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keamanan situs tidak tepercaya!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"4924638091161556692"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Telah Diperbaiki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"8893928184421379330"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Maaf,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"DEVICE_LABEL"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dikenali.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"5647283451836752568"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Jalankan semua plugin saat </w:t>
            </w:r>
            <w:r w:rsidRPr="00702285">
              <w:rPr>
                <w:rFonts w:ascii="Courier New" w:eastAsia="Times New Roman" w:hAnsi="Courier New" w:cs="Courier New"/>
                <w:color w:val="000000"/>
                <w:sz w:val="20"/>
              </w:rPr>
              <w:lastRenderedPageBreak/>
              <w:t>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"5972017421290582825"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setelan MIDI...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"8642947597466641025"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Perbesar Teks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"2633212996805280240"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"9084064520949870008"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sebagai Jendela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"4075084141581903552"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Proses masuk otomatis tersedia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"EMAIL_ADDRESS"</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"1293556467332435079"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"2287590536030307392"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Matikan semua sambungan nirkabel.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"8535658110233909809"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Lokasi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"8116483400482790018"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Kamus ejaan khusus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"1343517687228689568"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Lepas pin laman ini dari layar Awal...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"9123104177314065219"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penggunaan informasi Google untuk menggabungkan ikon dan nama profil di menu avatar.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"3188366215310983158"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Memvalidasi...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"2177950615300672361"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Tab Penyamaran: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"TAB_NAME"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"5457113250005438886"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"5185403602014064051"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Fitur ini memungkinkan Anda mengakses dengan cepat setiap pengguna yang sudah masuk, tanpa perlu menggunakan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"8852742364582744935"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Apikasil dan ekstensi berikut telah ditambahkan: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"2916073183900451334"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Menekan Tab pada laman web akan menyorot tautan, juga bidang formulir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"7772127298218883077"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Tentang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"2090876986345970080"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keamanan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"3728067901555601989"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OTP: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"3475447146579922140"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Spreadsheet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"6856526171412069413"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skala cubitan.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"9219103736887031265"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"3207538738351718781"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mungkin telah dirusak oleh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"6655458902729017087"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"5545687460454274870"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penemuan perangkat di jaringan lokal.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"6975147921678461939"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Pengisian baterai: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"PRECENTAGE"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"5453632173748266363"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Cyrillic</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"2482202334236329090"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Konten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"ELEMENTS_HOST_NAME"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dikenal sebagai distributor perangkat lunak perusak, telah dimasukkan ke dalam laman web ini. Mengunjungi laman ini sekarang sangatlah mungkin membuat komputer Anda terinfeksi dengan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"1008557486741366299"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"7726501603143023652"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Abaikan ignore autocomplete='off' untuk formulir sandi di pengelola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"6437213622978068772"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(Ctrl+R)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"5350480486488078311"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Api Soket NaCl.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"8551406349318936106"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Mungkin terdapat masalah dengan kredensial Anda. Pastikan Anda masuk dengan benar lalu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"5329858601952122676"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"6100736666660498114"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 mulai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"6370021412472292592"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manifes.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"3994878504415702912"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&amp;amp;Zum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"9009369504041480176"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Mengunggah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"PROGRESS_PERCENT"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"5486561344817861625"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Simulasikan Mulai Ulang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"2367972762794486313"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"5602600725402519729"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Muat-U&amp;amp;lang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"6955446738988643816"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Munculan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"172612876728038702"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TPM sedang disiapkan. Harap bersabar; ini mungkin memerlukan waktu beberapa </w:t>
            </w:r>
            <w:r w:rsidRPr="00702285">
              <w:rPr>
                <w:rFonts w:ascii="Courier New" w:eastAsia="Times New Roman" w:hAnsi="Courier New" w:cs="Courier New"/>
                <w:color w:val="000000"/>
                <w:sz w:val="20"/>
              </w:rPr>
              <w:lastRenderedPageBreak/>
              <w:t>menit.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"6748140994595080445"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Mengubah cara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menangani dan menampilkan bahasa.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"2836635946302913370"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dengan nama pengguna ini telah dinonaktifkan oleh administrator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"3512307528596687562"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Laman web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menghasilkan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terlalu banyak pengalihan.  Menghapus cookie dari situs ini atau mengizinkan cookie pihak ketiga mungkin dapat memperbaiki masalah.  Jika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tidak, mungkin saja terjadi masalah konfigurasi dan bukan masalah dengan perangkat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"2078019350989722914"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Peringatan Sebelum Berhenti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"KEY_EQUIVALENT"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"7965010376480416255"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Memori Bersama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"6248988683584659830"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Menelusuri setelan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"4071455357575500271"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Kamera dan Mikrofon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"7273110280511444812"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terakhir dilampirkan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"DATE"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"6588399906604251380"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pemeriksaan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"4572815280350369984"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File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"FILE_TYPE"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"3012890944909934180"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Luncurkan ulang Chrome di desktop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"7053983685419859001"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"7912024687060120840"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Dalam Folder: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"2485056306054380289"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CA server: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"5631861698741076898"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Anda tidak dapat masuk. Proses masuk gagal karena telah dikonfigurasikan untuk menggunakan URL yang tidak aman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"BLOCKED_URL"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"2727712005121231835"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Ukuran Sebenarnya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"1377600615067678409"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Lewati untuk saat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"5581211282705227543"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plugin yang dipasang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"3330206034087160972"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 dari Mode Presentasi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"6920653475274831310"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Laman web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menghasilkan terlalu banyak pengalihan. Menghapus cookie dari situs ini atau mengizinkan cookie pihak ketiga mungkin dapat memperbaiki masalah. Jika tidak, mungkin saja terjadi masalah konfigurasi server dan bukan masalah dengan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"5488468185303821006"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dalam mode penyamaran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"1546703252838446285"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Pada akun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"ACCOUNT_EMAIL"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 ini dapat: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"6556866813142980365"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Urungkan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"8824701697284169214"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La&amp;amp;man...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"7063129466199351735"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Memproses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"6466988389784393586"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&amp;amp;Buka Semua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"9193357432624119544"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Kode kesalahan: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"5288678174502918605"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K&amp;amp;embali Tab yang Tertutup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"7238461040709361198"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Akun Google Anda telah berubah sejak terakhir kali Anda masuk pada komputer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"1956050014111002555"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berisi beberapa sertifikat, dan tidak ada satu pun di antaranya yang diimpor.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"302620147503052030"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tombol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"1895658205118569222"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"4432480718657344517"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Byte Terbaca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"8358685469073206162"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Pulihkan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"8708000541097332489"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saat 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"6827236167376090743"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Video ini akan terus berputar sampai sapinya pulang.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"9157595877708044936"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Menyiapkan...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"1851132183727350282"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Persyaratan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"PRODUCT_OS_NAME"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"4475552974751346499"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"6624687053722465643"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Legit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"8083739373364455075"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Dapatkan 100 GB gratis dengan Google Drive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"271083069174183365"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masukan Jepang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"5185386675596372454"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terbaru dari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telah dinonaktifkan karena versi tersebut memerlukan tingkat izin yang lebih tinggi.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"4147376274874979956"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mengakses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"1507246803636407672"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&amp;amp;Singkirkan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"2320435940785160168"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ini memerlukan sertifikat untuk autentikasi, dan tidak menerima sertifikat yang dikirimkan oleh</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browser. Sertifikat Anda mungkin kedaluwarsa, atau server tidak mempercayai penerbitnya.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Anda dapat mencoba dengan sertifikat lain, jika memilikinya, atau mungkin Anda harus</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mendapatkan sertifikat yang valid dari tempat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"6295228342562451544"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Bila Anda tersambung ke situs Web aman, server yang meng-host situs tersebut akan memberikan &amp;quot;sertifikat&amp;quot; kepada browser untuk memverifikasi identitas. Sertifikat ini berisi informasi identitas, misalnya alamat situs Web, yang diverifikasi oleh pihak ketiga yang dipercaya komputer. Dengan memeriksa kesamaan alamat dalam sertifikat dengan alamat situs Web, Anda dapat memverifikasi bahwa Anda berkomunikasi secara aman dengan situs Web yang diinginkan dan bukan dengan pihak ketiga (misalnya pengganggu di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"6342069812937806050"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Baru saja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"544083962418256601"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"6143186082490678276"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Dapatkan Bantuan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"8457625695411745683"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bagus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"8335587457941836791"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Lepaskan pin dari rak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"2222641695352322289"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Satu-satunya cara untuk mengurungkan tindakan ini adalah dengan memasang ulang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"IDS_SHORT_PRODUCT_OS_NAME"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"5605716740717446121"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Kartu SIM Anda akan </w:t>
            </w:r>
            <w:r w:rsidRPr="00702285">
              <w:rPr>
                <w:rFonts w:ascii="Courier New" w:eastAsia="Times New Roman" w:hAnsi="Courier New" w:cs="Courier New"/>
                <w:color w:val="000000"/>
                <w:sz w:val="20"/>
              </w:rPr>
              <w:lastRenderedPageBreak/>
              <w:t>dinonaktifkan secara permanen jika Anda tidak dapat memasukkan Kunci Pembuka PIN yang benar. Kesempatan yang tersisa:</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"TRIES_COUNT"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"5502500733115278303"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Diimpor dari Firefox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"569109051430110155"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Deteksi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"4408599188496843485"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Bantuan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"7969525169268594403"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Sloven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"5399158067281117682"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 tidak cocok!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"6277105963844135994"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Waktu tunggu jaringan habis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"6731255991101203740"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membuat direktori untuk pengekstrakan: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"DIRECTORY_PATH"</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"3816846830151612068"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Anda memercayai ekstensi ini untuk menggunakan hak istimewa ini dengan 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"7885253890047913815"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Tujuan Saat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"3646789916214779970"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ulang ke tema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"9220525904950070496"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"151922265591345427"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1024</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"3039828483675273919"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Memindahkan $1 item...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"7816949580378764503"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Identitas terverifikasi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"1521442365706402292"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"1679068421605151609"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Alat Pengembang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"7014051144917845222"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Upaya koneksi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ditolak. Situs web mungkin sedang tidak aktif atau jaringan Anda tidak dikonfigurasi dengan benar.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"2097372108957554726"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perlu masuk ke Chrome untuk mendaftarkan perangkat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"4332213577120623185"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Informasi lebih lanjut diperlukan untuk menyelesaikan pembelian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"9201305942933582053"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Now untuk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"1708338024780164500"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aktif)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"6896758677409633944"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"8986362086234534611"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Lupakan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"5260508466980570042"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email atau sandi Anda tidak dapat diverifikasi. Harap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"7887998671651498201"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Plugin berikut tidak merespons: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Anda ingin menghentikannya?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"4212108296677106246"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ingin memercayai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"CERTIFICATE_NAME"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sebagai Otoritas Sertifikasi?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"4320833726226688924"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Dalam keadaan ini, sertifikat server atau sertifikat CA perantara yang disajikan ke browser Anda ditandatangani menggunakan algoritme tanda tangan lemah seperti RSA-MD2. Penelitian terkini oleh ilmuwan komputer menunjukkan algoritme tanda tangan lebih lemah dibandingkan yang dipercayai sebelumnya, dan algoritme tanda tangan jarang digunakan oleh situs web tepercaya saat ini. Sertifikat ini mungkin telah dipalsukan.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"2861941300086904918"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Pengelola keamanan Program Asli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"5650203097176527467"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Memuat detail pembayaran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"5581700288664681403"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Memuat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"CLOUD_PRINT_NAME"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"6991443949605114807"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&amp;lt;p&amp;gt;Ketika mengoperasikan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pada lingkungan desktop yang didukung, setelan proxy sistem akan digunakan. Akan tetapi, nampaknya sistem Anda tidak kami dukung atau ada masalah saat meluncurkan konfigurasi sistem.&amp;lt;/p&amp;gt;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&amp;lt;p&amp;gt;Tetapi, Anda tetap dapat mengonfigurasi melalui baris perintah.  Lihat &amp;lt;code&amp;gt;man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"PRODUCT_BINARY_NAME"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&amp;lt;/code&amp;gt; untuk informasi lebih lanjut tentang variabel lingkungan dan panji.&amp;lt;/p&amp;gt;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"389589731200570180"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Berbagi dengan tamu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"7205869271332034173"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SSID: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"8907701755790961703"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negara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"4731351517694976331"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Mengizinkan layanan Google mengakses lokasi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"5815645614496570556"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X.400 Address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"1223853788495130632"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Administrator Anda </w:t>
            </w:r>
            <w:r w:rsidRPr="00702285">
              <w:rPr>
                <w:rFonts w:ascii="Courier New" w:eastAsia="Times New Roman" w:hAnsi="Courier New" w:cs="Courier New"/>
                <w:color w:val="000000"/>
                <w:sz w:val="20"/>
              </w:rPr>
              <w:lastRenderedPageBreak/>
              <w:t>menyarankan nilai tertentu untuk setelan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"313407085116013672"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Karena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"IDS_SHORT_PRODUCT_OS_NAME"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mengenkripsi semua data lokal Anda dengan aman, sekarang Anda harus memasukkan sandi lama untuk membuka data tersebut.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"3551320343578183772"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"3345886924813989455"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ditemukan browser yang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"3712897371525859903"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Simp&amp;amp;an laman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"4572659312570518089"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Autentikasi dibatalkan saat menyambung ke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"4925542575807923399"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Administrator akun ini mewajibkan akun ini untuk menjadi akun masuk pertama dalam sesi fitur masuk banyak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"5701381305118179107"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Tengah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"1406500794671479665"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Memverifikasi...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"2726841397172503890"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dukungan Gesek Pilihan untuk keyboard virtual. Dukungan ini tidak akan berfungsi hingga keyboard virtual juga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"6199801702437275229"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Menunggu info ruang...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"2767649238005085901"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Tekan enter untuk maju, tombol menu konteks untuk melihat riwayat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"8580634710208701824"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Frame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"7606992457248886637"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Otoritas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"4197674956721858839"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Pilihan file zip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"707392107419594760"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keyboard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"8605503133013456784"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memutus sambungan dan menghapus penyandingan dari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"2007404777272201486"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Laporkan Masalah...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"4366509400410520531"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Diizinkan oleh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"2218947405056773815"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Celaka!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"API_NAME"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mengalami masalah tak terduga.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"1783075131180517613"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Perbarui frasa sandi sinkronisasi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"1601560923496285236"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"2390045462562521613"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Lupakan jaringan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"1450927657625573300"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pengoptimalan untuk meningkatkan respons pengguliran sentuh. Memaksa semua aktivitas sentuhan untuk membuka untaian utama blink guna mencari penangan, dan bukan berpotensi melakukan hubungan arus pendek dari untaian pembuat komposit.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"3348038390189153836"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yang dapat dicopot terdeteksi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"1663298465081438178"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Kelebihan tanpa kerumitan.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"8005540215158006229"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hampir siap.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"1666788816626221136"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memiliki sertifikat pada file yang tidak sesuai dengan kategori lain mana pun: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"4821935166599369261"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&amp;amp;Penyidikan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"1429740407920618615"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Kekuatan Sinyal: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"1297922636971898492"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ini Google Drive tidak tersedia. Unggahan akan dimulai ulang secara otomatis setelah Google Drive aktif kembali.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"1603914832182249871"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(Penyamaran)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"701632062700541306"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ingin mulai menyajikan seluruh layar pada pertemuan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"7910768399700579500"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&amp;amp;Map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"7472639616520044048"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Jenis MIME: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"6533019874004191247"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 Tidak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"1476758165362135857"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 saya memercayai ekstensi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"3192947282887913208"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Audio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"5422781158178868512"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perangkat penyimpanan eksternal Anda tidak dapat dikenali.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"6295535972717341389"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"625465920970957415"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memilih untuk tidak menyimpan sandi pada situs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"8116190140324504026"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Info </w:t>
            </w:r>
            <w:r w:rsidRPr="00702285">
              <w:rPr>
                <w:rFonts w:ascii="Courier New" w:eastAsia="Times New Roman" w:hAnsi="Courier New" w:cs="Courier New"/>
                <w:color w:val="000000"/>
                <w:sz w:val="20"/>
              </w:rPr>
              <w:lastRenderedPageBreak/>
              <w:t>selengkapnya...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"316125635462764134"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Buang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"4833609837088121721"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percobaan Alat Pengembang.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"7516762545367001961"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Situs web phishing dirancang untuk memperdaya Anda agar mengungkapkan proses masuk, sandi, atau informasi sensitif milik Anda lainnya dengan menyamar sebagai situs web lain yang mungkin Anda percayai.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"7469894403370665791"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Sambungkan ke jaringan ini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"4807098396393229769"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pada kartu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"4131410914670010031"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Hitam dan putih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"3800503346337426623"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Lompati masuk dan jelajahi sebagai Tamu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"2615413226240911668"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Tetapi, laman ini mencakup sumber daya yang tidak aman. Sumber daya ini dapat dilihat oleh orang lain saat transit, dan dapat dimodifikasi oleh penyerang untuk mengubah tampilan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"1416136326154112077"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Setelan dan riwayat penjelajahan untuk pengguna yang dilindungi ini masih dapat dilihat oleh pengelola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www.chrome.com/manage</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"197288927597451399"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Tetap Unduh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"5880867612172997051"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jaringan ditangguhkan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"5495466433285976480"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Hal ini akan menghapus semua pengguna lokal, file, data, dan setelan lain setelah Anda memulai ulang lagi. Semua pengguna perlu masuk kembali.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"7842346819602959665"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ekstensi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teranyar memerlukan izin lebih lanjut, jadi ekstensi belum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"3776667127601582921"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Dalam hal ini, sertifikat server atau sertifikat CA menengah yang disajikan untuk browser Anda tidak valid. Hal ini bisa berarti bahwa sertifikat tidak berfungsi, berisi bidang yang tidak valid, atau tidak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"2412835451908901523"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Harap masukkan 8 digit Kunci Pembuka PIN yang disediakan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"CARRIER_ID"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"25770266525034120"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"7548916768233393626"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Paksakan mode DPI </w:t>
            </w:r>
            <w:r w:rsidRPr="00702285">
              <w:rPr>
                <w:rFonts w:ascii="Courier New" w:eastAsia="Times New Roman" w:hAnsi="Courier New" w:cs="Courier New"/>
                <w:color w:val="000000"/>
                <w:sz w:val="20"/>
              </w:rPr>
              <w:lastRenderedPageBreak/>
              <w:t>tinggi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"33562952999632466"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DevTools meminta akses penuh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"FOLDER_PATH"</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Pastikan Anda tidak mengekspos informasi penting apa pun.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"2725200716980197196"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Konektivitas jaringan dipulihkan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"7019805045859631636"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"4880520557730313061"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Perbaikan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"6122589160611523048"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Phishing!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"8049913480579063185"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"7584802760054545466"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Menyambung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"NETWORK_ID"</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"9088175547465404130"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Ini adalah pengguna yang dilindungi, dikelola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"CUSTODIAN_EMAIL"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"7733391738235763478"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"NUMBER_VISITS"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"450099669180426158"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Ikon tanda seru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"902061379691003866"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&amp;lt;p&amp;gt;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biasanya menggunakan enkripsi (SSL) untuk melindungi informasi Anda. Saat Chrome mencoba menyambungkan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saat ini,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mengembalikan kredensial yang salah dan tidak biasa. Bisa jadi penyerang berpura-pura menjadi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atau layar masuk Wi-Fi mengganggu sambungan. Informasi Anda masih aman karena Chrome menghentikan sambungan sebelum data apa pun dipertukarkan.&amp;lt;/p&amp;gt; &amp;lt;p&amp;gt;Kesalahan jaringan dan penyerang biasanya bersifat sementara sehingga laman ini dapat berfungsi nanti. Anda juga dapat mencoba beralih ke jaringan lain.&amp;lt;/p&amp;gt;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"5612734644261457353"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sandi Anda masih belum dapat diverifikasi. Catatan: jika Anda baru saja mengubah sandi Anda, sandi yang baru akan diterapkan saat Anda keluar, gunakan sandi lama di sini.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"2908162660801918428"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Galeri Media menurut Direktori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"2282872951544483773"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Eksperimen Tidak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"2562685439590298522"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Dokumen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"8673383193459449849"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Server </w:t>
            </w:r>
            <w:r w:rsidRPr="00702285">
              <w:rPr>
                <w:rFonts w:ascii="Courier New" w:eastAsia="Times New Roman" w:hAnsi="Courier New" w:cs="Courier New"/>
                <w:color w:val="000000"/>
                <w:sz w:val="20"/>
              </w:rPr>
              <w:lastRenderedPageBreak/>
              <w:t>bermasalah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"4060383410180771901"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Situs web tidak dapat menangani permintaan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"6710213216561001401"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"1108600514891325577"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&amp;amp;Berhenti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"9032819711736828884"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Algoritme tanda tangan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"8619892228487928601"</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"CERTIFICATE_NAME"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"1567993339577891801"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Konsol Javascript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"4641539339823703554"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tidak dapat menyetel waktu sistem. Periksa waktu di bawah dan perbaiki jika perlu.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"895944840846194039"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Memori JavaScript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"5512030650494444738"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Bunga Matahari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"6462080265650314920"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harus disediakan dengan jenis konten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"CONTENT_TYPE"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"7857949311770343000"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ini laman tab baru yang Anda harapkan?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"1559235587769913376"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karakter Unicode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"3297788108165652516"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ini dibagi dengan pengguna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"4810984886082414856"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Cache sederhana untuk HTTP.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"1548132948283577726"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Situs yang tidak pernah menyimpan sandi akan muncul di sini.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"583281660410589416"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dikenal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"3774278775728862009"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Bahasa Thailand (keyboard TIS-820.2538)</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"9115675100829699941"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"2485422356828889247"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Copot instalasi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"1731589410171062430"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Total: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"NUMBER_OF_SHEETS"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"SHEETS_LABEL"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"NUMBER_OF_PAGES"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"PAGE_OR_PAGES_LABEL"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"7461924472993315131"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Pasang Pin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"7279701417129455881"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Kelola pencekalan </w:t>
            </w:r>
            <w:r w:rsidRPr="00702285">
              <w:rPr>
                <w:rFonts w:ascii="Courier New" w:eastAsia="Times New Roman" w:hAnsi="Courier New" w:cs="Courier New"/>
                <w:color w:val="000000"/>
                <w:sz w:val="20"/>
              </w:rPr>
              <w:lastRenderedPageBreak/>
              <w:t>cookie...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"665061930738760572"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di &amp;amp;Jendela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"4876895919560854374"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Kunci dan buka kunci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"1166359541137214543"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ABC</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"3227137524299004712"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Mikrofon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"5528368756083817449"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Pengelola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"8345300166402955056"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Mengurangi penggunaan data dengan memuat laman web yang dioptimalkan melalui server proxy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"2826760142808435982"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Sambungan dienkripsi dan diautentikasi menggunakan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"CIPHER"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menggunakan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"KX"</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sebagai mekanisme pertukaran kunci.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"215753907730220065"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 dari Tampilan 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"7849264908733290972"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Gambar d&amp;amp;i 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"1560991001553749272"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Sudah di-bookmark!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"3966072572894326936"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folder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"8758455334359714415"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DNS Asinkron Tertanam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"5585912436068747822"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Pemformatan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"8766796754185931010"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Kotoeri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"6357619544108132570"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Selamat datang di keluarga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Ini bukan komputer biasa.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"7786207843293321886"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 dari Sesi Tamu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"3359256513598016054"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Kendala Kebijakan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"4433914671537236274"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Media Pemulihan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"4509345063551561634"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"7434509671034404296"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Pengembang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"3830343776986833103"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pusat pesan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"7668654391829183341"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tidak dikenal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"1790550373387225389"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ke Mode Presentasi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"6447842834002726250"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Cookie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"8059178146866384858"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dengan nama &amp;quot;$1&amp;quot; sudah ada. Pilih nama yang berbeda.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"8871974300055371298"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konten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"2609371827041010694"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 jalankan di situs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"5170568018924773124"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dalam folder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"3438236210885146722"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Anda tidak dapat masuk. Gagal masuk karena alamat email Anda tidak dapat diambil.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"5268606875983318825"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PPAPI (tidak diproses bersamaan)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"8614236384372926204"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Video ini tidak tersedia secara 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"4870177177395420201"</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menentukan atau menyetel browser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"7290594223351252791"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pendaftaran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"8249681497942374579"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pintasan desktop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"8898786835233784856"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Tab Berikutnya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"4011708746171704399"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transisi bergerak di tutorial awal.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"9111102763498581341"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kunci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"5975792506968920132"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Persentase Pengisian Daya Baterai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"289695669188700754"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ID Kunci: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"KEY_ID"</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"6597017209724497268"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Contoh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"8183644773978894558"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 mode penyamaran sedang berlangsung. Anda ingin keluar dari mode penyamaran dan membatalkan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"8767072502252310690"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"683526731807555621"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mesin telusur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"6871644448911473373"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Penanggap OCSP: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"LOCATION"</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"6998711733709403587"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"SELCTED_FOLDERS_COUNT"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folder dipilih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"8281886186245836920"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Lewati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"3867944738977021751"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Bidang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"2114224913786726438"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Modul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"TOTAL_COUNT"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 Tidak ada konflik terdeteksi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"7629827748548208700"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Tab: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"TAB_NAME"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"3456874833152462816"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 yang tidak dikotakpasirkan dicegah untuk dijalankan di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"4233778200880751280"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laman tentang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"ABOUT_PAGE"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"388442998277590542"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laman opsi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"OPTIONS_PAGE"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"8449008133205184768"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Tempel dan Cocokkan Gaya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"5258266922137542658"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PPAPI (dalam proses)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"5127881134400491887"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Mengelola sambungan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"8028993641010258682"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Ukuran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"8329978297633540474"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Teks biasa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"7704305437604973648"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Tugas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"4710257996998566163"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Terakhir diperbarui: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"5299682071747318445"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Semua data dienkripsi dengan frasa sandi sinkronisasi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"7556242789364317684"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Maaf,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memulihkan setelan Anda. Untuk memperbaiki kesalahan tersebut,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harus menyetel ulang perangkat Anda menggunakan Powerwash.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"1383876407941801731"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"23362385947277794"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Gambar dan warna latar belakang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"409579654357498729"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ke Cloud Print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"2120316813730635488"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Kekerapan saat ekstensi dipasang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"8398877366907290961"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Tetap 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"5063180925553000800"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"4883178195103750615"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Ekspor bookmark ke file HTML...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"2496540304887968742"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harus berkapasitas 4 GB atau lebih.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"6974053822202609517"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Kanan ke Kiri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"3752673729237782832"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saya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"1552752544932680961"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"2370882663124746154"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Mode Pinyin Ganda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"3967885517199024316"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untuk mendapatkan bookmark, riwayat, dan setelan di semua perangkat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"5463856536939868464"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 yang berisi bookmark tersembunyi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"8286227656784970313"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kamus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"1493263392339817010"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Sesuaikan font...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"5352033265844765294"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Penyetempelan Waktu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"1493892686965953381"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Menunggu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"LOAD_STATE_PARAMETER"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"3901991538546252627"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Menyambung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"4744335556946062993"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Promo Pendaftaran Pratinjau Cetak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"748138892655239008"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Kendala Dasar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"1666288758713846745"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Dinamis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"6553850321211598163"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 saya memercayainya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"457386861538956877"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"9210991923655648139"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Dapat diakses ke skrip: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"3898521660513055167"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Status Token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"1950295184970569138"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Foto Google profil (memuat)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"8063491445163840780"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tab 4</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"7939997691108949385"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Pengelola akan dapat mengonfigurasi batasan dan setelan untuk pengguna yang dilindungi ini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"MANAGEMENT_URL"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"2322193970951063277"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Header dan footer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"6436164536244065364"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di Toko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"9137013805542155359"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Perlihatkan laman asli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"6423731501149634044"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Adobe Reader sebagai penampil PDF baku?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"1965328510789761112"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Memori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"7312441861087971374"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sudah usang.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"5790085346892983794"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Berhasil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"7639178625568735185"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Mengerti!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"1901769927849168791"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Kartu SD terdeteksi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"818454486170715660"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 Pemilik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"1858472711358606890"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item peluncur 4</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"6733366118632732411"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Layanan Saran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"4763830802490665879"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Cookie dari berbagai situs akan dihapus saat 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"3897224341549769789"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"4648491805942548247"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 tidak mencukupi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"1183083053288481515"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Menggunakan sertifikat yang diberikan oleh administrator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"6231782223312638214"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"8302838426652833913"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Applications &amp;gt; System Preferences &amp;gt; Network &amp;gt; Assist me</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untuk menguji sambungan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"8664389313780386848"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&amp;amp;Lihat sumber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"1887402381088266116"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teks bidang jarak jauh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"6074825444536523002"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Formulir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"13649080186077898"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setelan IsiOtomatis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"3550915441744863158"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memperbarui secara otomatis jadi Anda selalu memiliki versi terbaru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"57646104491463491"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Tanggal Dimodifikasi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"3941357410013254652"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 Saluran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"7266345500930177944"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Klik untuk menjalankan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"1355542767438520308"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Terjadi kesalahan. Beberapa item mungkin belum dihapus.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"8264718194193514834"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memicu 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"6223447490656896591"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Gambar Khusus: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"6362853299801475928"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&amp;amp;Melaporkan masalah...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"5527463195266282916"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Berusaha menurunkan versi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"3289566588497100676"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Masukan simbol mudah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"6507969014813375884"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Cina Modern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"7341982465543599097"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sangat pendek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"7314244761674113881"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Host SOCKS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"4630590996962964935"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Karakter tidak valid: $1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"7709980197120276510"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Dengan mengklik Lanjutkan, Anda menyetujui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"6803062558210298291"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Chip asal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"8382645631174981738"</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dipasang dari jarak jauh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"542872847390508405"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menjelajah sebagai Tamu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"8273972836055206582"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"FULLSCREEN_ORIGIN"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kini menjadi layar penuh dan ingin menyembunyikan kursor mouse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"1497522201463361063"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mengubah nama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&amp;quot;.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"ERROR_MESSAGE"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"8226742006292257240"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 bawah adalah sandi TPM yang dibuat secara acak yang telah ditetapkan untuk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"5010043101506446253"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Otoritas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"5452005759330179535"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Tanyakan saat situs ingin menampilkan pemberitahuan desktop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"5287425679749926365"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Akun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"4249373718504745892"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telah diblokir agar tidak dapat mengakses kamera dan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"8487693399751278191"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Impor bookmark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"7615602087246926389"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sudah memiliki data yang dienkripsi menggunakan versi sandi Akun Google yang berbeda. Masukkan sandi di bawah.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"7484580869648358686"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Peringatan: Ada Yang Aneh!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"8300259894948942413"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Menyentuh seret dan lepas dapat diawali dengan menekan dengan lama pada elemen yang dapat diseret.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"1240892293903523606"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Pemeriksa DOM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"5249624017678798539"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Browser mogok sebelum unduhan 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"4474155171896946103"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 semua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"5895187275912066135"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Diterbitkan Pada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"9100825730060086615"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Jenis keyboard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"5197680270886368025"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Sinkronisasi 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"7551643184018910560"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 ke rak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"5521348028713515143"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pintasan desktop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"5646376287012673985"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"3337069537196930048"</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diblokir karena sudah usang.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"539755880180803351"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Menambahkan pada formulir web dengan prediksi jenis bidang IsiOtomatis sebagai teks </w:t>
            </w:r>
            <w:r w:rsidRPr="00702285">
              <w:rPr>
                <w:rFonts w:ascii="Courier New" w:eastAsia="Times New Roman" w:hAnsi="Courier New" w:cs="Courier New"/>
                <w:color w:val="000000"/>
                <w:sz w:val="20"/>
              </w:rPr>
              <w:lastRenderedPageBreak/>
              <w:t>placeholder.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"3450157232394774192"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Persentase Pemakaian Status Menganggur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"1110155001042129815"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Tunggu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"2607101320794533334"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 Kunci Publik Subjek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"7071586181848220801"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 tidak diketahui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"89720367119469899"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Escape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"4419409365248380979"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Selalu 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menetapkan cookie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"813582937903338561"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Hari Terakhir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"5337771866151525739"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Dipasang oleh pihak ketiga.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"7563991800558061108"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mengatasi masalah ini, Anda harus masuk ke Akun Google</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dari layar masuk. Lalu Anda dapat keluar dari Akun Google dan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mencoba membuat pengguna yang dilindungi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"6644715561133361290"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atau menonaktifkan menggunakan versi pengembang dari proxy pengurangan data.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"3530279468460174821"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ekstensi komponen Quickoffice untuk tujuan pengujian.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"3578308799074845547"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item peluncur 7</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"2956070106555335453"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Ringkasan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"917450738466192189"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"2649045351178520408"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ASCII bersandiaksara Base64, rantai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"2615569600992945508"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izinkan situs apa pun untuk menonaktifkan kursor mouse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"97050131796508678"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"6459488832681039634"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Pilihan untuk 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"7006844981395428048"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Audio $1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"8700934097952626751"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Klik untuk memulai penelusuran suara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"8487982318348039171"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Informasi Transparansi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"2392369802118427583"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"2327492829706409234"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"5238369540257804368"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Cakupan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"9040421302519041149"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jaringan ini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"3786301125658655746"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sedang 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"5659593005791499971"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"6584878029876017575"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Lifetime Signing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"562901740552630300"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Start &amp;gt; Control Panel &amp;gt; Network and Internet &amp;gt; Network and Sharing Center &amp;gt; Troubleshoot Problems (di bawah) &amp;gt; Internet Connections.</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"6602090339694176254"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layanan saran Chrome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"2143915448548023856"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"724691107663265825"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Situs yang akan dibuka berisi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"1084824384139382525"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Salin ala&amp;amp;mat tautan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"2803306138276472711"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Google Penjelajahan Aman baru saja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mendeteksi perangkat lunak perusak</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Situs web yang umumnya aman terkadang terinfeksi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"1221462285898798023"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Harap mulai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sebagai pengguna biasa. Untuk menjalankan sebagai akar, Anda harus mencantumkan --user-data-dir yang lain untuk menyimpan informasi profil.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"3220586366024592812"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Proses penyambung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"CLOUD_PRINT_NAME"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ngadat. Mulai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"2379281330731083556"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Cetak menggunakan dialog sistem...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"SHORTCUT_KEY"</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"918765022965757994"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 ke situs ini sebagai: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"EMAIL_ADDRESS"</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"8216278935161109887"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 kemudian masuk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"6254503684448816922"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Kunci </w:t>
            </w:r>
            <w:r w:rsidRPr="00702285">
              <w:rPr>
                <w:rFonts w:ascii="Courier New" w:eastAsia="Times New Roman" w:hAnsi="Courier New" w:cs="Courier New"/>
                <w:color w:val="000000"/>
                <w:sz w:val="20"/>
              </w:rPr>
              <w:lastRenderedPageBreak/>
              <w:t>Mencurigakan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"6555432686520421228"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Hapus semua akun pengguna dan setel ulang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 agar menjadi seperti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"1346748346194534595"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"7756363132985736290"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sudah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"1181037720776840403"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"5261073535210137151"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Folder ini berisi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bookmark. Yakin ingin menghapusnya?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"59174027418879706"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"4194415033234465088"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Dachen 26</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"8800004011501252845"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Menunjukkan tujuan untuk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"3554751249011484566"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Detail berikut akan dibagikan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"872537912056138402"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Kroat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"6639554308659482635"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Memori SQLite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"7231224339346098802"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angka untuk mengindikasikan jumlah salinan yang akan dicetak (1 atau lebih).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"7650701856438921772"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ditampilkan dalam bahasa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"740624631517654988"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Jendela munculan dicekal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"3738924763801731196"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"533433379391851622"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yang diharapkan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"EXPECTED_VERSION"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tapi versinya adalah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"NEW_ID"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"8870318296973696995"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"6659594942844771486"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"8283475148136688298"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Kode autentikasi ditolak saat menyambung ke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"6194025908252121648"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mengimpor ekstensi dengan ID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"IMPORT_ID"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karena bukan modul yang dibagikan.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"3491170932824591984"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Identitas situs web ini telah diverifikasi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namun verifikasi rekaman audit publiknya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"6575134580692778371"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Tidak </w:t>
            </w:r>
            <w:r w:rsidRPr="00702285">
              <w:rPr>
                <w:rFonts w:ascii="Courier New" w:eastAsia="Times New Roman" w:hAnsi="Courier New" w:cs="Courier New"/>
                <w:color w:val="000000"/>
                <w:sz w:val="20"/>
              </w:rPr>
              <w:lastRenderedPageBreak/>
              <w:t>dikonfigurasi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"4624768044135598934"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Berhasil!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"7518150891539970662"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Log WebRTC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"WEBRTC_LOG_COUNT"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"9067401056540256169"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Tanda ini membuat Chrome tidak aman. Gunakan tanda ini hanya jika Anda memahami apa maksudnya. Perhatikan bahwa tanda ini dapat dibuang tanpa pemberitahuan apa pun. Jika diaktifkan, frame dengan https asal dapat menggunakan WebSocket dengan URL yang tidak aman (ws://).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"8299319456683969623"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ini Anda sedang 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"419914107014680585"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Terima kasih atas bantuan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"8035295275776379143"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"1974043046396539880"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Titik Distribusi CRL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"3024374909719388945"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model waktu 24 jam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"1867780286110144690"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siap menyelesaikan penginstalan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"8142732521333266922"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 sinkronkan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"8322814362483282060"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telah diblokir agar tidak dapat mengakses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"2901655320606255060"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akan segera dimulai dan disetel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"7329952958939893296"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mengembalikan ke versi sebelumnya. Coba lakukan Powerwash sebagai gantinya.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"828197138798145013"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"ACCELERATOR"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"4956847150856741762"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"7173828187784915717"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masukan Chewing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"18139523105317219"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 Party Name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"8356258244599961364"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 ini tidak memiliki metode masukan apa pun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"733186066867378544"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geolokasi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"3328801116991980348"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Informasi situs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"7337488620968032387"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kesulitan mengakses jaringan.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"LINE_BREAK"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Kesulitan ini mungkin terjadi karena perangkat lunak antivirus atau firewall Anda salah mengenali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sebagai penyusup di komputer Anda dan mencekalnya untuk tersambung ke internet.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"2065985942032347596"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Diperlukan Otentikasi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"2090060788959967905"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Bahaya: Ada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"2563185590376525700"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Katak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"2553340429761841190"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menyambung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Harap pilih jaringan lain atau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"2086712242472027775"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Akun Anda tidak berfungsi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Harap hubungi administrator domain atau gunakan Akun Google biasa untuk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"1970103697564110434"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Wallet melindungi kartu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"7222232353993864120"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Alamat 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"2128531968068887769"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Native Client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"7175353351958621980"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Dimuat dari: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"3489785055052024984"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Baca dan ubah riwayat penjelajahan Anda di semua perangkat tempat Anda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"8248050856337841185"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&amp;amp;Tempel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"347785443197175480"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Terus 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mengakses kamera dan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"6052976518993719690"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Otoritas Sertifikasi SSL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"1175364870820465910"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&amp;amp;Cetak...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"3502662168994969388"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Batasi Debugging berbasis GDB Native Client berdasarkan URL file manifes. Debugging berbasis GDB Native Client harus diaktifkan agar opsi ini dapat bekerja.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"588258955323874662"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"6800914069727136216"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Dalam paket konten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"8661104342181683507"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Aplikasi ini memiliki akses </w:t>
            </w:r>
            <w:r w:rsidRPr="00702285">
              <w:rPr>
                <w:rFonts w:ascii="Courier New" w:eastAsia="Times New Roman" w:hAnsi="Courier New" w:cs="Courier New"/>
                <w:color w:val="000000"/>
                <w:sz w:val="20"/>
              </w:rPr>
              <w:lastRenderedPageBreak/>
              <w:t xml:space="preserve">permanen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"NUMBER_OF_FILES"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"3866249974567520381"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Deskripsi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"2294358108254308676"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Apakah Anda ingin memasang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"6549689063733911810"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Terkini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"1529968269513889022"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minggu lalu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"5542132724887566711"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Profil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"7912145082919339430"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Setelah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selesai terpasang, muat ulang laman untuk mengaktifkannya.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"5196117515621749903"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cache yang diabaikan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"5552632479093547648"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Program Jahat dan phishing Terdeteksi!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"2527591341887670429"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Penggunaan baterai: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"PRECENTAGE"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"2435248616906486374"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terputus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"960987915827980018"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Sekitar 1 jam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"3112378005171663295"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Ciutkan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"8428213095426709021"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"7211994749225247711"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"2819994928625218237"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Sara&amp;amp;n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"382518646247711829"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Anda menggunakan server proxy...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"1923342640370224680"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Jam Terakhir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"6432458268957186486"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Cetak menggunakan dialog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"CLOUD_PRINT_NAME"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"2382694417386844779"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Menyembunyikan URL di Omnibox dan menunjukkan nama host dalam chip yang dapat diklik sebagai gantinya.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"2950186680359523359"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memutus sambungan tanpa mengirim data apa pun.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"4269099019648381197"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opsi situs tablet permintaan dalam menu setelan.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"1645250822384430568"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Kami telah menerima informasi Anda dan sedang memproses permintaan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"9142623379911037913"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menampilkan pemberitahuan dekstop?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"3564708465992574908"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Tingkat Zoom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"6546686722964485737"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Gabung dengan jaringan WiMAX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"266983583785200437"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Kejadian yang terkait dengan kerusakan dan kegagalan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"5785746630574083988"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Dengan meluncurkan kembali dalam mode Windows 8, Anda akan menutup dan meluncurkan kembali aplikasi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"9118804773997839291"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Berikut adalah daftar semua elemen tidak aman untuk laman. Klik tautan Diagnosis untuk informasi lengkap tentang untaian bagi elemen tertentu.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"6287852322318138013"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aplikasi untuk membuka file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"1313065465616456728"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Diterbitkan pada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"895586998699996576"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Gambar $1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"4534166495582787863"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Memungkinkan klik tiga jari touchpad sebagai tombol tengah.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"3668570675727296296"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bahasa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"2190469909648452501"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Turunkan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"7754704193130578113"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Tanyakan lokasi penyimpanan setiap file sebelum mengunduh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"222949136907494149"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menggunakan lokasi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"7654941827281939388"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Akun ini sudah digunakan di komputer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"204914487372604757"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"696036063053180184"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3 Himpunan (Tanpa shift)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"452785312504541111"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Karakter Bahasa Inggris dengan Lebar Tetap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"7589461650300748890"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Aduh, hati-hati dong.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"3966388904776714213"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Pemutar Audio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"4722735886719213187"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Penyejajaran TV:</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"1526925867532626635"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setelan sinkronisasi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"6185696379715117369"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Page 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"6702639462873609204"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"9148126808321036104"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sekali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"2282146716419988068"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Proses GPU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"4690246192099372265"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Swensk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"1682548588986054654"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Jendela Penyamaran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"6833901631330113163"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Eropa Selatan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"6065289257230303064"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Atribut Direktori Subjek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"4087148366934348322"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Pengisi daya Anda sudah diperbarui.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"1270699273812232624"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item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"4018133169783460046"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Tampilkan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dalam bahasa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"1257390253112646227"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Main, edit, bagikan, dan selesaikan semuanya.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"7482533734313877746"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Waktu yang diperlukan untuk memulai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sepenuhnya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"1503914375822320413"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Operasi penyalinan gagal, terjadi kesalahan tak diduga: $1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"3264544094376351444"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Font Sans-serif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"4628314759732363424"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"4569155249847375786"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Terverifikasi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"5094721898978802975"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Berkomunikasi dengan aplikasi asli yang kooperatif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"1077946062898560804"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Menyiapkan Pembaruan Otomatis untuk Semua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"3122496702278727796"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Membuat Direktori Data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"6690751852586194791"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pengguna yang dilindungi untuk ditambahkan ke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"8572981282494768930"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izinkan situs mengakses kamera dan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"6990081529015358884"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telah kehabisan ruang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"5273628206174272911"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Navigasi riwayat eksperimental saat menanggapi gulir horizontal.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"4360991150548211679"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Sedang mengunduh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"1618268899808219593"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Pusat Bantuan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"8278091814884719774"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Yakin, Anda ingin menyiapkan perangkat ini sebagai perangkat Chromebox untuk Rapat?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"180035236176489073"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harus online untuk mengakses file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"4522570452068850558"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Detail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"1091767800771861448"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Tekan ESCAPE untuk melewati (Khusus bentukan tidak resmi).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"2965328226365382335"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15 Menit Terakhir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"6731320427842222405"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Ini mungkin butuh waktu beberapa menit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"7503191893372251637"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Netscape Certificate Type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"4135450933899346655"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"971774202801778802"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"3979395879372752341"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baru ditambahkan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"2609632851001447353"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Variasi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"2127166530420714525"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mengubah status daya adaptor Bluetooth.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"2765718175690078089"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aplikasi terhosting eksperimental sederhana.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"2824775600643448204"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Bilah penelusuran dan alamat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"7716781361494605745"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 Kebijakan Otoritas Sertifikasi Netscape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"9148058034647219655"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"4349014955187289426"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SPDY/4, yang merupakan standar HTTP/2. Saat ini merupakan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"2881966438216424900"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Terakhir diakses: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"630065524203833229"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K&amp;amp;eluar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"6935521024859866267"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Terbalik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"4647090755847581616"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&amp;amp;Tutup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"2649204054376361687"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"CITY"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"COUNTRY"</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"7886758531743562066"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Situs web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berisi elemen dari situs yang tampaknya menginangi perangkat lunak perusak, yakni perangkat lunak yang </w:t>
            </w:r>
            <w:r w:rsidRPr="00702285">
              <w:rPr>
                <w:rFonts w:ascii="Courier New" w:eastAsia="Times New Roman" w:hAnsi="Courier New" w:cs="Courier New"/>
                <w:color w:val="000000"/>
                <w:sz w:val="20"/>
              </w:rPr>
              <w:lastRenderedPageBreak/>
              <w:t>dapat membahayakan komputer atau beroperasi tanpa izin Anda. Mengunjungi situs yang berisi perangkat lunak perusak dapat menginfeksi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"4012185032967847512"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Ups, tampaknya Anda membutuhkan izin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mengakses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"7915857946435842056"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fitur eksperimental untuk tampilan masukan IME.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"6593868448848741421"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terbaik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"7126604456862387217"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'&amp;lt;b&amp;gt;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"SEARCH_STRING"</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&amp;lt;/b&amp;gt;' - &amp;lt;em&amp;gt;telusuri Drive&amp;lt;/em&amp;gt;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"6181431612547969857"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 diblokir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"2385700042425247848"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layanan: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"4163560723127662357"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Keyboard tidak dikenal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"2787047795752739979"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Timpa yang asli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"2853916256216444076"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Video $1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"4578576389176790381"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Konten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"ELEMENTS_HOST_NAME"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dikenal sebagai distributor perangkat lunak perusak, telah dimasukkan ke dalam laman web ini. Mengunjungi laman ini sekarang sangatlah mungkin membuat Mac Anda terinfeksi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"2208158072373999562"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Arsip Zip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"703469382568481644"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manifest.json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"2756798847867733934"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Kartu SIM dinonaktifkan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"8054921503121346576"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Keyboard USB tersambung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"3846833722648675493"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jendela aplikasi setelah lukisan pertama. Jendela akan ditampilkan secara signifikan nanti untuk aplikasi berat yang memuat sumber daya secara bersamaan, namun tidak akan signifikan untuk aplikasi yang memuat hampir semua sumber daya tidak secara bersamaan.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"5464632865477611176"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Jalankan saat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"4268025649754414643"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Penyandian Kunci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"916745092148443205"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Penyorotan Ketuk </w:t>
            </w:r>
            <w:r w:rsidRPr="00702285">
              <w:rPr>
                <w:rFonts w:ascii="Courier New" w:eastAsia="Times New Roman" w:hAnsi="Courier New" w:cs="Courier New"/>
                <w:color w:val="000000"/>
                <w:sz w:val="20"/>
              </w:rPr>
              <w:lastRenderedPageBreak/>
              <w:t>Isyarat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"1168020859489941584"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Dibuka dalam waktu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"TIME_REMAINING"</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"9158715103698450907"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Terjadi masalah komunikasi jaringan selama autentikasi. Periksa sambungan jaringan Anda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"1620510694547887537"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Kamera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"5270884342523754894"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dapat membaca file gambar, video, dan suara di folder yang dicentang.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"7814458197256864873"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&amp;amp;Salin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"8186706823560132848"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lunak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"8121548268521822197"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"4692623383562244444"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Mesin telusur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"10614374240317010"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pernah disimpan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"3495304270784461826"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kesalahan.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"5116300307302421503"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mengurai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"2745080116229976798"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Qualified Subordination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"2230062665678605299"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membuat folder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"FOLDER_NAME"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&amp;quot;.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"ERROR_MESSAGE"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"2526590354069164005"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Desktop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"5181140330217080051"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Mengunduh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"3736520371357197498"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Jika Anda memahami risiko terhadap keamanan, Anda dapat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mengunjungi situs tidak aman ini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sebelum program berbahaya tersebut dibuang.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"4165738236481494247"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Jalankan plugin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"1386387014181100145"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"4890284164788142455"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Thai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"6049065490165456785"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Foto dari kamera internal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"4312207540304900419"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tab berikutnya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"7648048654005891115"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Gaya keymap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"2058632120927660550"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Terjadi kesalahan. Periksa </w:t>
            </w:r>
            <w:r w:rsidRPr="00702285">
              <w:rPr>
                <w:rFonts w:ascii="Courier New" w:eastAsia="Times New Roman" w:hAnsi="Courier New" w:cs="Courier New"/>
                <w:color w:val="000000"/>
                <w:sz w:val="20"/>
              </w:rPr>
              <w:lastRenderedPageBreak/>
              <w:t>printer Anda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"6745487366352207606"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Diaktifkan di laman hasil penelusuran saja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"7595321929944401166"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 ini tidak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"2580093683987647761"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Hubungi (866) 628-1371 (AS), (866) 628-1372 (Kanada), atau 0800 026 0613 (Inggris) untuk meminta penggantian pengisi daya (charger) gratis.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"3996912167543967198"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Menyetel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"7509822997156351101"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setelan aksesibilitas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"4479639480957787382"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Ethernet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"1541724327541608484"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ejaan pada bidang teks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"8637688295594795546"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Pembaruan sistem tersedia. Bersiap mengunduh...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"560715638468638043"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"1122960773616686544"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"5966707198760109579"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Minggu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"7371490661692457119"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Lebar ubin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"5148652308299789060"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rasterizer perangkat lunak 3D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"9205143043463108573"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Menempatkan Peluncur Aplikasi di tengah layar dengan aspek lanskap.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"1414648216875402825"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memperbarui ke versi tidak stabil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yang berisi fitur yang sedang dalam proses. Akan terjadi mogok dan bug tidak terduga. Lanjutkan dengan hati-hati.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"8382913212082956454"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Salin alamat &amp;amp;email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"7447930227192971403"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tab 3</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"3427342743765426898"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&amp;amp;Ulangi Pengeditan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"4157188838832721931"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permintaan sandi OS kepada pengguna sebelum menampilkan sandi di laman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"2903493209154104877"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Alamat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"3479552764303398839"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"3714633008798122362"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kalender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"3251759466064201842"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&amp;lt;Bukan Bagian Dari Sertifikat&amp;gt;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"6186096729871643580"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Pengantialiasan teks LCD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"3882882270042324158"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Injeksi Skrip Untuk Aksesibilitas.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"7303492016543161086"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opsi aksesibilitas di menu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"6410257289063177456"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"6419902127459849040"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Eropa Tengah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"6707389671160270963"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Klien SSL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"6083557600037991373"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mempercepat laman web,</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menyimpan sementara file yang diunduh ke disk. Bila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tidak dimatikan dengan benar, file-file itu mungkin rusak, berakibat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pada kesalahan ini.  Memuat ulang laman akan memecahkan masalah ini, dan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mematikan komputer dengan benar akan mencegahnya terulang di masa mendatang.</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"LINE_BREAK"</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Jika masalah berlanjut, cobalah bersihkan cache.  Pada beberapa kejadian, hal ini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juga menjadi pertanda mulai merosotnya kemampuan perangkat keras.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"5154176924561037127"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F8</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"5298219193514155779"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Tema dibuat oleh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"6307722552931206656"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Server nama Google -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"6628328486509726751"</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"WEBRTC_LOG_UPLOAD_TIME"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yang diunggah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"1047726139967079566"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"151279668805528202"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pemutar audio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"9020142588544155172"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menolak sambungan.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"5234320766290789922"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Mencegah rak meminimalkan jendela jika item rak diklik, yang hanya memiliki satu jendela yang sudah aktif yang terkait dengan rak tersebut.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"1800987794509850828"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Pialang Plugin: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"5428105026674456456"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Spanyol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"8871696467337989339"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menggunakan panji baris perintah yang tidak didukung: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"BAD_FLAG"</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Stabilitas dan keamanan akan terganggu.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"5163869187418756376"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berbagi. Periksa sambungan Anda dan coba lagi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"1774833706453699074"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 laman yang terbuka...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"5702389759209837579"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tab terbuka pada semua perangkat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"8381055888183086563"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opsi menu konteks debugging seperti Periksa Elemen untuk paket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"1189418886587279221"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fitur aksesibilitas untuk membuat perangkat Anda lebih mudah digunakan.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"1152921474424827756"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Akses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salinan yang disimpan dalam cache</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"8263744495942430914"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"FULLSCREEN_ORIGIN"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menonaktifkan kursor mouse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"6404451368029478467"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diperbarui secara otomatis sehingga Anda selalu memiliki versi terbaru. Saat unduhan ini selesai,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akan dimulai ulang dan segera siap digunakan.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"3367237600478196733"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"2454247629720664989"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Kata kunci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"3950820424414687140"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"4626106357471783850"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harus dimulai ulang untuk menerapkan pembaruan.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"5369927996833026114"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Temukan Peluncur Aplikasi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"8800420788467349919"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Volume: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"PRECENTAGE"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"1697068104427956555"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area kotak pada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"29232676912973978"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sambungan...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"4090103403438682346"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Akses Terverifikasi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"570197343572598071"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Acara untuk Ditampilkan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"1628736721748648976"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Enkode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"7445786591457833608"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 ini tidak dapat diterjemahkan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"1198271701881992799"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Mari memulai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"4850258771229959924"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di Alat Pengembang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"782590969421016895"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laman saat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"7846924223038347452"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tidak diizinkan untuk menggunakan perangkat ini. Untuk izin masuk, hubungi pemilik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"3197563288998582412"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Dvorak Inggris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"6521850982405273806"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Laporkan kesalahan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"8420728540268437431"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sedang diterjemahkan ...</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"6256412060882652702"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Powerwash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"736515969993332243"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Memindai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"7806513705704909664"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IsiOtomatis untuk mengisi formulir web dengan sekali klik.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"3150994199788134383"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Suatu ekstensi telah mengambil alih kontrol setelan proxy Anda, yang berarti ekstensi dapat mengubah, merusak, atau menyadap apa pun yang Anda lakukan secara online. Jika Anda tidak yakin mengapa perubahan ini terjadi, mungkin Anda tidak menginginkannya.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"8026334261755873520"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data penjelajahan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"605011065011551813"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Sebuah plugin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tidak menanggapi.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"1467432559032391204"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Kiri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"6395423953133416962"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Kirim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informasi sistem</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metrik</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"END_LINK2"</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"1769104665586091481"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Tautan di &amp;amp;Jendela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"6718297397366847234"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Perender Mogok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"1987139229093034863"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Beralih ke pengguna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"7357661729054396567"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Penjelajahan internet dinonaktifkan sampai pemeriksaan verifikasi pendaftaran perusahaan selesai.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Anda tetap dapat menggunakan alat diagnosis yang disediakan di sini untuk memecahkan masalah terkait konektivitas.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"8651585100578802546"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Paksa Muat Ulang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"590253956165195626"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 apakah laman yang tidak saya pahami ingin diterjemahkan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"1361655923249334273"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digunakan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"4326192123064055915"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Kopi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"5434065355175441495"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#1 MD Dengan Enkripsi 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"7073704676847768330"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Situs ini mungkin bukan yang Anda cari!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"8477384620836102176"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&amp;amp;Umum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"7785791760347294399"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"2724841811573117416"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Log WebRTC</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"4146175323503586871"</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"SERVICE_NAME"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memeriksa apakah perangkat Chrome OS Anda layak untuk penawaran.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"MORE_INFO_LINK"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"8059417245945632445"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&amp;amp;Periksa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"3391392691301057522"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 lama: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"96421021576709873"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Wi-Fi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"1344519653668879001"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pengauditan hyperlink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"6463795194797719782"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"8816881387529772083"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Kontrol penuh MIDI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"4262113024799883061"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China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"3478315065074101056"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XPS memungkinkan opsi lanjutan untuk printer klasik yang tersambung ke Cloud Print dengan Chrome. Printer harus disambungkan kembali setelah mengubah tanda </w:t>
            </w:r>
            <w:r w:rsidRPr="00702285">
              <w:rPr>
                <w:rFonts w:ascii="Courier New" w:eastAsia="Times New Roman" w:hAnsi="Courier New" w:cs="Courier New"/>
                <w:color w:val="000000"/>
                <w:sz w:val="20"/>
              </w:rPr>
              <w:lastRenderedPageBreak/>
              <w:t>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"1744108098763830590"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latar belakang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"5575473780076478375"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Ekstensi Penyamaran: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"2040822234646148327"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fitur Platform Web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"1932240834133965471"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Setelan ini merupakan milik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"OWNER_EMAIL"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"271033894570825754"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"2585116156172706706"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mungkin telah ditambahkan tanpa sepengetahuan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"56907980372820799"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Tautkan data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"2780046210906776326"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Akun 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"2111843886872897694"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harus disediakan dari hosting yang dipengaruhinya.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"3121793941267913344"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Setel ulang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"4188026131102273494"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Kata kunci: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"8004512796067398576"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Penambahan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"2930644991850369934"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masalah saat mengunduh citra pemulihan. Sambungan jaringan terputus.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"6891622577412956611"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Tampilan mosaik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"8150722005171944719"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File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dibaca.  File mungkin telah dihapus, dipindahkan, atau izin file mungkin mencegah akses.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"2316129865977710310"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terima kasih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"994901932508062332"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Bulan Lalu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"1720318856472900922"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Autentikasi Server TLS WWW</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"62243461820985415"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tidak dapat mengunduh wallpaper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"8550022383519221471"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Layanan sinkronisasi tidak tersedia untuk domain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"1658424621194652532"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mengakses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"3355823806454867987"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setelan proksi...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"3569382839528428029"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Apakah Anda ingin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lastRenderedPageBreak/>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membagikan layar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"4780374166989101364"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API ekstensi eksperimental. Perlu diingat bahwa galeri ekstensi tidak mengizinkan Anda mengunggah ekstensi yang menggunakan API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"7117247127439884114"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"2932960728421974162"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Tidak dapat menyambung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yang asli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"509429900233858213"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Terjadi kesalahan.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"7227780179130368205"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Malware Terdeteksi!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"2489428929217601177"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kemarin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"4278390842282768270"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Diizinkan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"2074527029802029717"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Lepas sematan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"1533897085022183721"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Kurang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"MINUTES"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"7382160026931194400"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konten| dan #mesin telusur# yang tersimpan tidak akan dihapus dan dapat mencerminkan kebiasaan penjelajahan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"7503821294401948377"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ikon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"ICON"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untuk tindakan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"4809190954660909198"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Detail penagihan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"3942946088478181888"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Bantu saya memahami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"3722396466546931176"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bahasa dan seret untuk mengurutkan berdasarkan preferensi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"7396845648024431313"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akan diluncurkan pada permulaan sistem dan tetap berjalan di latar meskipun Anda telah menutup semua jendela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"8539727552378197395"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(HttpOnly)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"8728672262656704056"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masuk mode penyamaran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"1611704746353331382"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Ekspor Bookmark ke file HTML...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"662607201886173483"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"2391419135980381625"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Font standar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"8652139471850419555"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Pilihan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"7893393459573308604"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"ENGINE_NAME"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"5392544185395226057"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dukungan untuk Native Client.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"5400640815024374115"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Chip Modul Platform Tepercaya (Trusted Platform Module/TPM) dinonaktifkan atau tidak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"2025623846716345241"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Pemuatan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"2151576029659734873"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Indeks tab yang dimasukkan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"496546018524231664"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Irlandia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"1815861158988915678"</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Perhatian: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File ini bersifat sementara dan dapat dihapus secara otomatis untuk menambah ruang disk.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"4722920479021006856"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berbagi layar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"5150254825601720210"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Netscape Certificate SSL Server Name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"7199158086730159431"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Dapatkan Bantuan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"6771503742377376720"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Adalah Otoritas Sertifikasi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"2728812059138274132"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Mencari 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"7516331482824334944"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dukungan Chromecast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"2471964272749426546"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Tamil (Tamil99)</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"9088917181875854783"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Konfirmasikan bahwa kunci sandi ini ditampilkan di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"8814190375133053267"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Wi-Fi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"5236831943526452400"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cookie dan data situs lain saat Anda menutup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"1558834950088298812"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Kekerapan saat ekstensi diperbarui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"8410619858754994443"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"2400837204278978822"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Tak Dikenal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"8987927404178983737"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"2814100462326464815"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Foto dibalik kembali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"1436784010935106834"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"3730639321086573427"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Tujuan Lokal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"4103674824110719308"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Memasuki Demo.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"2734167549439405382"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Identitas situs web ini telah diverifikasi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namun tidak memiliki rekaman audit publik.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"7918257978052780342"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Daftarkan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"2863937263901630331"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mentah tersedia melalui NetLog. Lihat bantuan untuk detail selengkapnya.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"2384957700754631501"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http://support.google.com/chrome/bin/answer.py?answer=185277&amp;amp;hl=</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"GRITLANGCODE_1"</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"111844081046043029"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Yakin ingin meninggalkan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"4195814663415092787"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di proses yang Anda tinggalkan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"7622994733745016847"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Penggunaan Memori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"1413809658975081374"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privasi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"1951615167417147110"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Gulir ke atas satu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"6203231073485539293"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sambungan internet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"488726935215981469"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dienkripsi dengan frasa sandi sinkronisasi Anda. Masukkan di bawah.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"6147020289383635445"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Pratinjau cetak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"7650511557061837441"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"TRIGGERING_EXTENSION_NAME"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ingin menghapus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"4154664944169082762"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Sidik jari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"4193297030838143153"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Alamat penagihan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"3202578601642193415"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Teranyar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"1398853756734560583"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Perbesar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"1829129547161959350"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Penguin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"8988255471271407508"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Laman web tidak ditemukan di cache. Sumber tertentu hanya dapat dimuat dengan aman dari cache, seperti laman yang dihasilkan dari laman yang dikirim.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"LINE_BREAK"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Kesalahan ini juga dapat diakibatkan oleh kerusakan cache karena penonaktifan yang tidak sesuai.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"LINE_BREAK"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Jika kesalahan tetap terjadi, coba kosongkan cache.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"1653828314016431939"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 - Mulai ulang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"7364796246159120393"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"6585283250473596934"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Memasuki sesi publik.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"8915370057835397490"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Memuat saran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"264911923226702984"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Mystery 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"1511623662787566703"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 sebagai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"USER_EMAIL_ADDRESS"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Sinkronisasi telah dihentikan melalui Google Dasbor.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"4352333825734680558"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Pengguna baru yang diawasi tidak dapat dibuat. Periksa sambungan jaringan Anda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"174773101815569257"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Pengunci Mouse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"1758018619400202187"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EAP-TLS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"5349232103361262400"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situs web akan diuraikan untuk tag meta lansiran pemasangan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"8342318071240498787"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Sudah ada file atau direktori dengan nama yang sama.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"3697100740575341996"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Administrator TI Anda telah menonaktifkan Chrome Goodies untuk perangkat Anda.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"MORE_INFO_LINK"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"7469237359338869056"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Cari teks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"8053390638574070785"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"5507756662695126555"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Non-repudiasi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"3678156199662914018"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Ekstensi: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"2620090360073999360"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Drive tidak dapat dijangkau saat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"725387188884494207"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Yakin ingin menghapus pengguna ini dan semua data yang terkait dengan profil tersebut dari komputer ini? Tindakan ini tidak dapat diurungkan!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"3531250013160506608"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Kotak teks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"2169062631698640254"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Tetap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"506228266759207354"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menu laman tab baru untuk mengakses tab pada perangkat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"2478076885740497414"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Pasang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"1781502536226964113"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laman 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"765676359832457558"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setelan lanjutan...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"7626032353295482388"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Selamat Datang di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"8655295600908251630"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"166222140726737248"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Anda membeli Chromebook HP 11 sebelum tanggal 1 Desember 2013, kami akan mengirimkan pengisi daya pengganti secara gratis. Anda juga akan menerima paket pengiriman prabayar untuk mengembalikan pengisi daya asli, sehingga kami dapat membuang pengisi daya tersebut dengan semestinya.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"5829401023154985950"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"6832874810062085277"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"8401363965527883709"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centang pada kotak centang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"7771452384635174008"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Tata letak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"5852454633281115663"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Hangouts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"6188939051578398125"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nama atau alamat.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"8151638057146502721"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Konfigurasi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"8443621894987748190"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gambar akun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"7374461526650987610"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Penangan protokol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"2192505247865591433"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"4634771451598206121"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"1035590878859356651"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"5630205793128597629"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Nonaktifkan </w:t>
            </w:r>
            <w:r w:rsidRPr="00702285">
              <w:rPr>
                <w:rFonts w:ascii="Courier New" w:eastAsia="Times New Roman" w:hAnsi="Courier New" w:cs="Courier New"/>
                <w:color w:val="000000"/>
                <w:sz w:val="20"/>
              </w:rPr>
              <w:lastRenderedPageBreak/>
              <w:t>DirectWrite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"3944266449990965865"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Seluruh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"942954117721265519"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gambar dalam direktori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"671928215901716392"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Gembok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"2241468422635044128"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Diizinkan oleh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"3727187387656390258"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munculan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"361106536627977100"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Flash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"569068482611873351"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Impor...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"6571070086367343653"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 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"1204242529756846967"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 ini digunakan untuk pemeriksaan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"3981760180856053153"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Jenis penyimpanan yang dimasukkan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"8865709004086313039"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Sementara itu, Anda dapat memeriksa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FAQ</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terus menggunakan Chromebook HP 11 Anda dengan pengisi daya USB mikro lain yang tesertifikasi, misalnya yang disertakan bersama tablet atau ponsel cerdas. Sekali lagi kami mohon maaf atas ketidaknyamanan ini. Keamanan Anda adalah prioritas utama.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"4508345242223896011"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Pengguliran Lancar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"7922282834014874897"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menggunakan: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"6192792657125177640"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"5622158329259661758"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penggunaan GPU untuk melakukan penguraian kanvas 2d dan menggunakan penguraian perangkat lunak sebagai gantinya.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"8670869118777164560"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Ekstensi ini gagal mengalihkan permintaan jaringan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"ATTEMPTED_REDIRECT_DESTINATION"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karena ekstensi lain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mengalihkannya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"ACTUAL_REDIRECT_DESTINATION"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"3654092442379740616"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Kesalahan Sinkronisasi: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sudah usang dan perlu diperbarui.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"790040513076446191"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Memanipulasi setelan yang </w:t>
            </w:r>
            <w:r w:rsidRPr="00702285">
              <w:rPr>
                <w:rFonts w:ascii="Courier New" w:eastAsia="Times New Roman" w:hAnsi="Courier New" w:cs="Courier New"/>
                <w:color w:val="000000"/>
                <w:sz w:val="20"/>
              </w:rPr>
              <w:lastRenderedPageBreak/>
              <w:t>terkait privasi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"7260002739296185724"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penggunaan AVFoundation untuk perekaman video dan pemantauan perangkat video di OS X &amp;gt;= 10.7. QTKit akan digunakan sebagai gantinya.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"1463985642028688653"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"1715941336038158809"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pengguna atau sandi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"1901303067676059328"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semu&amp;amp;a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"8846141544112579928"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Mencari keyboard...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"674375294223700098"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sertifikat server tidak dikenal.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"8041940743680923270"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default global (Tanyakan)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"49027928311173603"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Kebijakan yang diunduh dari server tidak valid: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"VALIDATION_ERROR"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"8534579021159131403"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"1767519210550978135"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Hsu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"2498539833203011245"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Perkecil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"7410344089573941623"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Tanyakan jika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mengakses kamera dan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"3480892288821151001"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Galangkan jendela ke kiri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"252219247728877310"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Komponen tidak diperbarui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"3031417829280473749"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Agen 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"2893168226686371498"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Browser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"6840444547062817500"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terlalu sering memuat ulang sendiri.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"1895934970388272448"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harus mengonfirmasi pendaftaran pada printer untuk menyelesaikan proses ini - periksa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"7839580021124293374"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3</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"2350182423316644347"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Memulai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"132101382710394432"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pilihan...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"532360961509278431"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Tidak dapat membuka </w:t>
            </w:r>
            <w:r w:rsidRPr="00702285">
              <w:rPr>
                <w:rFonts w:ascii="Courier New" w:eastAsia="Times New Roman" w:hAnsi="Courier New" w:cs="Courier New"/>
                <w:color w:val="000000"/>
                <w:sz w:val="20"/>
              </w:rPr>
              <w:lastRenderedPageBreak/>
              <w:t>&amp;quot;$1&amp;quot;: $2</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"8096505003078145654"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Server proxy adalah server yang bertindak sebagai perantara antara komputer Anda dengan server lain. Sekarang, sistem Anda dikonfigurasi untuk menggunakan proxy, tetapi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tersambung ke sana.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"7687314205250676044"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kembali ke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"FROM_LOCALE"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(harus 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"1899708097738826574"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"OPTIONS_TITLE"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"SUBPAGE_TITLE"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"6862635236584086457"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Semua file yang disimpan dalam folder ini otomatis dicadangkan secara online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"5854912040170951372"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Pizza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"4027804175521224372"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melewatkan—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"IDS_SYNC_PROMO_NOT_SIGNED_IN_STATUS_LINK"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"8112425722462119913"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galeri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"6983783921975806247"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OID terdaftar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"394984172568887996"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Diimpor dari IE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"5311260548612583999"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Kunci pribadi (opsional):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"8256319818471787266"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Bleki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"7568790562536448087"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Memperbarui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"5487982064049856365"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baru saja mengubah sandi. Masuk dengan sandi yang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"2345055320165338418"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tanggapan atas jenis kueri tertentu akan langsung muncul di daftar saran Omnibox.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"438503109373656455"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Sembrani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"6680649473177256643"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 mengerti!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"7984180109798553540"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Agar lebih aman,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akan mengenkripsi data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"5036662165765606524"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izinkan situs apa pun mengunduh beberapa file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"8190193592390505034"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Menyambung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"PROVIDER_NAME"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"2433452467737464329"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parameter kueri di URL untuk menyegarkan laman secara otomatis: chrome://network/?refresh=&amp;lt;sec&amp;gt;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"8712637175834984815"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Mengerti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"6144890426075165477"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00"/>
                <w:sz w:val="20"/>
              </w:rPr>
              <w:lastRenderedPageBreak/>
              <w:t>saat ini bukan browser default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"4068506536726151626"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berisi elemen dari situs berikut yang melacak lokasi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"3656059567098593256"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membagikan konten layar Anda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"TARGET_NAME"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Pilih yang ingin Anda bagikan.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"4220128509585149162"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Kerusakan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"8798099450830957504"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"1640283014264083726"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#1 MD4 Dengan Enkripsi 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"7805768142964895445"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"872451400847464257"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 Mesin Telusur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"5512653252560939721"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pengguna harus dicadangkan di perangkat keras.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"5372529912055771682"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pendaftaran yang disediakan tidak didukung oleh versi sistem operasi ini.  Pastikan Anda menjalankan versi terbaru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"3288047731229977326"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yang berjalan dalam mode pengembang dapat membahayakan komputer Anda. Jika Anda bukan pengembang, Anda sebaiknya menonaktifkan ekstensi yang berjalan dalam mode pengembang ini agar tetap 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"474031007102415700"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semua kabel dan nyalakan ulang router, modem, atau perangkat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jaringan lain yang mungkin Anda gunakan.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"5681833099441553262"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tab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"7256710573727326513"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di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"6227235786875481728"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ini tidak dapat diputar.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"845627346958584683"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Waktu Kedaluwarsa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"725109152065019550"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administrator Anda telah menonaktifkan penyimpanan eksternal pada akun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"5624120631404540903"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"3784455785234192852"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Kunci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"515594325917491223"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Catur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"1594155067816010104"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ini akan membahayakan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"3378503599595235699"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data lokal hanya sampai Anda menutup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"8047248493720652249"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gagal memberi nama unduhan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"ATTEMPTED_FILENAME"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karena ekstensi lain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menentukan nama file yang berbeda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"ACTUAL_FILENAME"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"5605830556594064952"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Dvorak 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"7347751611463936647"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menggunakan ekstensi ini, ketik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"EXTENSION_KEYWORD"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lalu TAB, kemudian perintah atau penelusuran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"878431691778285679"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Tampaknya Anda telah mengelola pengguna dengan nama tersebut.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"LINE_BREAK"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Apakah Anda ingin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mengimpor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ke perangkat ini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"2912905526406334195"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menggunakan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"2805756323405976993"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"5151511998946489774"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Identitas situs web ini telah diverifikasi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dapat diaudit secara publik.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"1608626060424371292"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pengguna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"2779552785085366231"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dapat ditambahkan ke 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"3075239840551149663"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"NEW_PROFILE_NAME"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dibuat sebagai pengguna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"3651020361689274926"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Sumber daya yang diminta sudah tidak ada lagi, dan tidak ada alamat terusan.  Kondisi ini diperkirakan permanen.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"6003284010415283671"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"2989786307324390836"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Biner bersandiaksara DER, satu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"3827774300009121996"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Layar &amp;amp;Penuh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"7982083145464587921"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ulang perangkat Anda untuk memperbaiki kesalahan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"3771294271822695279"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Video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"5849335628409778954"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"641551433962531164"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Acara yang terkait dengan sistem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"7525067979554623046"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"4853020600495124913"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di &amp;amp;jendela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"6847758263950452722"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Laman sebagai MHTML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"4711094779914110278"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Turki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"8193362611902704788"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Peluncur Aplikasi. Pada saat mengaktifkan, membuat pintasan sistem operasi untuk semua 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"5121130586824819730"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Hard disk Anda sudah penuh. Simpan ke lokasi lain atau kosongkan lebih banyak ruang pada hard disk.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"1875987452136482705"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Opsi ini menonaktifkan dukungan di WebRTC untuk mendekode streaming video menggunakan perangkat keras platform.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"6164005077879661055"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Semua file dan data lokal yang terkait dengan pengguna yang dilindungi akan dihapus secara permanen setelah pengguna yang dilindungi ini dihapus. Situs web yang dikunjungi dan setelan untuk pengguna yang dilindungi ini mungkin tetap dapat dilihat oleh pengelola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"MANAGEMENT_URL"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"6723839937902243910"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"1031460590482534116"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Terjadi kesalahan ketika mencoba menyimpan sertifikat klien. Kesalahan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"ERROR_NUMBER"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"8221511411222784897"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mendeteksi bahwa beberapa setelan browser Anda telah dirusak oleh program lain dan Chrome menyetel ulang setelan ke default aslinya.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"7296774163727375165"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Persyaratan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"25597840138324075"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 mode penyamaran sedang berlangsung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"7136984461011502314"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Selamat datang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"1826516787628120939"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Memeriksa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"204497730941176055"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Certificate Template Name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"992032470292211616"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aplikasi, dan tema dapat membahayakan perangkat Anda. Yakin ingin melanjutkan?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"2665919335226618153"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Waduh! Terjadi kesalahan saat </w:t>
            </w:r>
            <w:r w:rsidRPr="00702285">
              <w:rPr>
                <w:rFonts w:ascii="Courier New" w:eastAsia="Times New Roman" w:hAnsi="Courier New" w:cs="Courier New"/>
                <w:color w:val="000000"/>
                <w:sz w:val="20"/>
              </w:rPr>
              <w:lastRenderedPageBreak/>
              <w:t>proses pemformatan.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"5930693802084567591"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Data Anda dienkripsi dengan sandi Google Anda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"TIME"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Masukkan frasa berikut.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"4087089424473531098"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Membuat ekstensi: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"EXTENSION_FILE"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"499165176004408815"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mode kontras tinggi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"2928940441164925372"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pengumpulan pasif metrik dan kejadian terkait kinerja serta memberikan opsi untuk melihat data ini dalam gaya grafis. Untuk melihat data, kunjungi chrome://performance.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"3289856944988573801"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memeriksa pembaruan, gunakan Ethernet atau Wi-Fi.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"6371865199884571412"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pintasan ke situs web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"7248671827512403053"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"247500748408468353"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Hubungi administrator Anda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"450070808725753129"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telah tercantum sebagai program yang diizinkan untuk mengakses jaringan tersebut, cobalah</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menghapusnya dari daftar lalu menambahkannya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"778627899913883287"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Pastikan bahwa hak istimewa ini wajar diperlukan oleh ekstensi. Jika hak istimewa dirasa tidak wajar, klik Batal.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"4742746985488890273"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 ke Rak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"8074984796671539016"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Tombol Pemuatan Salinan Basi secara 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"1113869188872983271"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&amp;amp;Urungkan pengaturan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"16620462294541761"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sandi Anda tidak dapat diverifikasi. Harap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"7199577450002167685"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menggunakan kunci publik Diffie-Hellman yang singkat dan mudah, artinya Chrome tidak dapat memverifikasi identitas server.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"5680545064257783621"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Menyediakan tombol nonaktifkan untuk percobaan bookmark yang disempurnakan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"9065010339377966858"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SHA-256</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"7646821968331713409"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Jumlah untaian </w:t>
            </w:r>
            <w:r w:rsidRPr="00702285">
              <w:rPr>
                <w:rFonts w:ascii="Courier New" w:eastAsia="Times New Roman" w:hAnsi="Courier New" w:cs="Courier New"/>
                <w:color w:val="000000"/>
                <w:sz w:val="20"/>
              </w:rPr>
              <w:lastRenderedPageBreak/>
              <w:t>raster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"5017508259293544172"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"3093245981617870298"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sedang 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"3113551216836192921"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terlampir diunggah ke server Google untuk debugging.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"2498765460639677199"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Raksasa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"4801448226354548035"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"2378982052244864789"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direktori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"7861215335140947162"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Un&amp;amp;duhan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"1358735829858566124"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atau direktori tidak dapat digunakan.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"175772926354468439"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tema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"3144135466825225871"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mengganti file crx. Cek apakah file sedang digunakan.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"2744221223678373668"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Dibagikan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"9064142312330104323"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Foto Google profil (memuat)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"3930617119570072742"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Anda memercayai ekstensi ini untuk melakukan tindakan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"4708849949179781599"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Berhenti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"3752439026432317933"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detail penagihan...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"4103419683916926126"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Milidetik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"2505402373176859469"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"RECEIVED_AMOUNT"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"TOTAL_SIZE"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"9127762771585363996"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Balikkan gambar kamera secara horizontal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"4724450788351008910"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Afiliasi Diubah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"2249605167705922988"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misal: 1-5, 8, 11-13</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"1520505881707245707"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Tanda ini dapat digunakan untuk mengaktifkan verifikasi yang konten file-nya di disk untuk ekstensi dari toko web sesuai dengan yang diinginkan. Ini dapat digunakan untuk mengaktifkan fitur jika belum diaktifkan, namun tidak dapat digunakan untuk menonaktifkannya (karena setelan ini dapat diubah oleh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"8572510699242209592"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Gigabyte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"8691686986795184760"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(Diaktifkan oleh kebijakan perusahaan)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"878763818693997570"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ini terlalu panjang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"1976323404609382849"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Cookie dari berbagai situs dicekal.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"6775200426306143288"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dengan nama pengguna yang diberikan kepada Anda oleh organisasi untuk mendaftarkan perangkat dalam pengelolaan perusahaan.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"7913678092679498828"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 mengerti!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"3655670868607891010"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Jika Anda sering melihatnya, coba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"HELP_LINK"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"4504940961672722399"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Gunakan ekstensi ini dengan mengeklik ikon ini atau menekan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"EXTENSION_SHORTCUT"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"2523966157338854187"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laman atau beberapa laman tertentu.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"4176463684765177261"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"2483350027598201151"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Megabyte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"3880349122676857713"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Mengakses apa pun yang Anda ketik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"154603084978752493"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seba&amp;amp;gai mesin penelusur...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"2079545284768500474"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"114140604515785785"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Direktori akar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"3925842537050977900"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Lepaskan pin dari Rak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"6664237456442406323"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Sayangnya, komputer Anda dikonfigurasi dengan ID perangkat keras yang rusak. Hal ini mencegah Chrome OS memperbarui dengan perbaikan keamanan terbaru dan komputer Anda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mungkin rentan terhadap serangan berbahaya</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"2707024448553392710"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Komponen sedang diunduh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"3972425373133383637"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Tetap tersambung dengan yang perlu Anda tahu, di seluruh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"8493236660459102203"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Mikrofon: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"4788968718241181184"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Bahasa Vietnam (TCVN6064)</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"3254409185687681395"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Bookmark laman </w:t>
            </w:r>
            <w:r w:rsidRPr="00702285">
              <w:rPr>
                <w:rFonts w:ascii="Courier New" w:eastAsia="Times New Roman" w:hAnsi="Courier New" w:cs="Courier New"/>
                <w:color w:val="000000"/>
                <w:sz w:val="20"/>
              </w:rPr>
              <w:lastRenderedPageBreak/>
              <w:t>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"5694501201003948907"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Membuat file zip $1 item...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"2677924368525077324"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pengeditan teks berbasis sentuh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"283669119850230892"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Untuk menggunakan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jaringan, pertama-tama, selesaikan sambungan Anda ke Internet di bawah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"9073281213608662541"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"7581279002575751816"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 NPAPI tidak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"1800035677272595847"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Phishing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"7225807090967870017"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"402759845255257575"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izinkan situs apa pun menjalankan JavaScript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"4610637590575890427"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Apakah maksud Anda ingin mengunjungi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"5141240743006678641"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Enkripsikan sandi yang disinkronkan dengan kredensial Google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"5866389191145427800"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Menentukan setelan kualitas untuk gambar yang ditangkap jika diperbesar.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"5500122897333236901"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Islan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"4958202758642732872"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"6990778048354947307"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Tema Gelap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"8119631488458759651"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situs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"158765438169997550"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lukisan diselesaikan di untaian yang terpisah, bukan untaian utama.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"5225324770654022472"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pintasan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"1408803555324839240"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Pengguna baru yang diawasi tidak dapat dibuat. Pastikan Anda masuk dengan benar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"8153607920959057464"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ini tidak dapat ditampilkan.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"5817397429773072584"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China Aksara Tradisional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"444134486829715816"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Luaskan...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"1272978324304772054"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Akun pengguna ini tidak berada di domain tempat perangkat mendaftar.  Jika Anda ingin </w:t>
            </w:r>
            <w:r w:rsidRPr="00702285">
              <w:rPr>
                <w:rFonts w:ascii="Courier New" w:eastAsia="Times New Roman" w:hAnsi="Courier New" w:cs="Courier New"/>
                <w:color w:val="000000"/>
                <w:sz w:val="20"/>
              </w:rPr>
              <w:lastRenderedPageBreak/>
              <w:t>mendaftar ke domain lain, Anda perlu melakukan pemulihan perangkat terlebih dulu.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"6345803825144392442"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SHA-384</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"1401874662068168819"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Gin Yieh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"857779305329188634"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dukungan protokol QUIC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"7208899522964477531"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Telusuri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"SEARCH_TERMS"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"4031910098617850788"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F5</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"8960795431111723921"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ini kami sedang menginvestigasi masalah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"862727964348362408"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Ditangguhkan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"2482878487686419369"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Pemberitahuan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"8004582292198964060"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"2040460856718599782"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Terjadi masalah saat mencoba mengautentikasi Anda.  Periksa lagi kredensial masuk Anda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"695755122858488207"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Tombol radio yang tidak dipilih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"6745625605706446078"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Formulir permintaan pengisi daya (charger) Chromebook HP 11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"1934636348456381428"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penerapan bilah gulir hamparan eksperimental. Anda juga harus mengaktifkan pengomposisian berantai agar bilah gulir dianimasikan.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"8666678546361132282"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Inggris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"326999365752735949"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Mengunduh diff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"2088987319443758674"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aliran pembuatan aplikasi URL yang menonjol.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"2224551243087462610"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 nama folder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"7222245588540287464"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Baik Penelusuran Kontekstual diaktifkan atau tidak.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"1358741672408003399"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Ejaan dan Grammar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"4910673011243110136"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"2527167509808613699"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Jenis sambungan apa pun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"653019979737152879"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Menyinkronkan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"8072988827236813198"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Sematkan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"2673589024369449924"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pintasan desktop untuk pengguna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"4330523403413375536"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Developer Tools percobaan. Gunakan panel Setelan pada Alat Pengembang untuk beralih ke masing-masing percobaan.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"2017334798163366053"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koleksi data kinerja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"7004499039102548441"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Tab Baru-baru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"2386171414103162062"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Kekerapan saat tab mogok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"IDS_SAD_TAB_TITLE"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"761779991806306006"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sandi yang tersimpan.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"1692602667007917253"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ada sesuatu yang 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"3922476559105512920"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Menggunakan perangkat serial yang terlampir pada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"1415990189994829608"</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(ID ekstensi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tidak diizinkan dalam jenis sesi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"7062080924541270064"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 Program Asli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perlu diperbarui untuk menggunakan fitur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"3613796918523876348"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Tetap pulihkan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"7974087985088771286"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tab 6</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"2857421400871862029"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Tanyakan saat situs mencoba menonaktifkan kursor mouse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"1910721550319506122"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Selamat Datang!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"4035758313003622889"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&amp;amp;Pengelola tugas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"6356936121715252359"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penyimpanan Adobe Flash Player...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"8874184842967597500"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tersambung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"7313804056609272439"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Bahasa Vietnam (VNI)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"8599675288025166194"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aplikasi eksperimental singkat yang dapat ditautkan.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"5026754133087629784"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Tampilan web: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"WEBVIEW_TAG_NAME"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"5677503058916217575"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"6739254200873843030"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Kartu ini habis masa berlakunya. Periksa tanggalnya atau masukkan kartu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"8106211421800660735"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Nomor 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"9159562891634783594"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pendaftaran printer awan yang belum didaftarkan dari pratinjau cetak.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"8843709518995654957"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"LINK_START"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pengguna yang dilindungi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"LINK_END"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"2872961005593481000"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Matikan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"8986267729801483565"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Lokasi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"5385003951485962612"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dukungan masuk SAML untuk masuk Chrome OS.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"2044540568167155862"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Sudah Beres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"1776712937009046120"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"506152810699123561"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Metrik yang terkait dengan pengaruh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pada memori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"674632704103926902"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ketuk seret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"8954952943849489823"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Pemindahan gagal, terjadi kesalahan tak diduga: $1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"2318143611928805047"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Ukuran kertas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"7100897339030255923"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item dipilih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"4322394346347055525"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Tab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"2562743677925229011"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Tidak masuk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"5592595402373377407"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yang tersedia belum cukup.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"1556189134700913550"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Terapkan untuk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"881799181680267069"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"3267726687589094446"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mengizinkan unduhan otomatis beberapa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"1812631533912615985"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Lepas sematan </w:t>
            </w:r>
            <w:r w:rsidRPr="00702285">
              <w:rPr>
                <w:rFonts w:ascii="Courier New" w:eastAsia="Times New Roman" w:hAnsi="Courier New" w:cs="Courier New"/>
                <w:color w:val="000000"/>
                <w:sz w:val="20"/>
              </w:rPr>
              <w:lastRenderedPageBreak/>
              <w:t>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"6042308850641462728"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"8318945219881683434"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memeriksa pembatalan.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"4719197194005159666"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Mencegah Chrome terhenti saat Aplikasi Chrome dibuka.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"4676187981481349427"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biasanya menggunakan enkripsi untuk melindungi informasi Anda. Saat Chrome mencoba menyambung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saat ini, situs web mengembalikan kredensial yang salah</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dan tidak biasa. Bisa jadi penyerang berpura-pura menjadi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atau layar masuk Wi-Fi mengganggu sambungan. Informasi Anda masih aman karena Chrome menghentikan sambungan sebelum data apa pun ditukarkan.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"1408789165795197664"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"1650709179466243265"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www. dan .com dan buka alamat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"3700834376805760154"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Identitas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"ORGANIZATION"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"LOCALITY"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diverifikasi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dapat diaudit secara publik.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"436701661737309601"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sertifikat yang belum kedaluwarsa, penerbit sertifikat bertanggung jawab untuk mengelola sesuatu yang disebut &amp;quot;daftar pembatalan&amp;quot;. Jika sertifikat pernah disusupi, penerbit dapat membatalkannya dengan menambahkan sertifikat ke daftar pembatalan sehingga sertifikat tersebut tidak akan lagi dipercaya oleh browser Anda. Status pembatalan tidak perlu dipertahankan untuk sertifikat yang telah kedaluwarsa, jadi meskipun sertifikat ini biasanya valid untuk situs web yang Anda kunjungi, pada titik ini tidak mungkin untuk menentukan apakah sertifikat disusupi, telah dibatalkan, atau apakah tetap aman. Dengan demikian, mustahil untuk mengetahui apakah Anda berkomunikasi dengan situs web yang sah, atau apakah sertifikat disusupi dan kini dimiliki oleh pengganggu yang Anda ajak berkomunikasi.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"4342311272543222243"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kesalahan TPM.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"3727884750434605207"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injeksi skrip sebagai ganti aksesibilitas Android asli.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"1285484354230578868"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data di akun Google Drive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"7106346894903675391"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Beli penyimpanan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"994289308992179865"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&amp;amp;Putaran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"7596831438341298034"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 impor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"8141520032636997963"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di Adobe Reader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"8887090188469175989"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ZGPY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"4287502004382794929"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tidak memiliki cukup lisensi perangkat lunak untuk mendaftarkan perangkat ini. Hubungi pihak penjualan untuk membeli yang lainnya. Jika Anda yakin Anda tidak seharusnya mendapatkan pesan ini, hubungi dukungan.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"8112754292007745564"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API MIDI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"3302709122321372472"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css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"RELATIVE_PATH"</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untuk skrip konten.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"305803244554250778"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pintasan aplikasi di tempat berikut: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"574392208103952083"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Sedang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"8877448029301136595"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[direktori induk]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"3816844797124379499"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menambahkan aplikasi karena bentrok dengan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"7301360164412453905"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Tombol pilihan keyboard Hsu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"1477301030751268706"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Cache Token API Identitas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"8631271110654520730"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Menyalin citra pemulihan...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"8394212467245680403"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Alfanumerik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"5885324376209859881"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setelan media...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"7586498138629385861"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akan tetap berjalan meskipun Aplikasi Chrome dibuka.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"5547708377119645921"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Ukur semua nilai secara seimbang dalam data kinerja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"642870617012116879"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Situs ini berupaya mengunduh beberapa file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"8241040075392580210"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Mendung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"6206337697064384582"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"8963410529089786787"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baru, dengan latar belakang abu-abu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"7052633198403197513"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"411319158827715214"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Kejadian yang berhubungan dengan ekstensi apa pun yang (atau telah) terpasang di dalam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"7466861475611330213"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Gaya tanda baca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"2496180316473517155"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Riwayat jelajah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"602251597322198729"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Situs ini mencoba mengunduh beberapa file. Izinkan?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"6116921718742659598"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setelan masukan dan bahasa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"4365673000813822030"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Sinkronisasi berhenti bekerja.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"5178920624826650424"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SHA-1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"5942492703898707260"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printer ke Google Cloud Print agar Anda dapat mencetak dari mana saja.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"2332131598580221120"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di toko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"7026338066939101231"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Pengurangan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"2556876185419854533"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&amp;amp;Urungkan Pengeditan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"5875858680971105888"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Pengguna baru yang diawasi tersebut tidak dapat diimpor. Periksa sambungan jaringan Anda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"5411472733320185105"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menggunakan setelan proxy untuk host dan domain berikut: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"7358682983403815415"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Tab yang dibuka, bookmark, riwayat, dan lainnya sedang disinkronkan dengan Akun Google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"3685121001045880436"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Tampaknya server yang menghosting laman web kelebihan muatan atau mengalami kesalahan.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00"/>
                <w:sz w:val="20"/>
              </w:rPr>
              <w:tab/>
              <w:t>Untuk menghindari ekstensi yang menyebabkan terlalu banyaknya lalu lintas dan memperburuk situasi,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telah menghentikan pemberian izin permintaan oleh ekstensi ke URL ini untuk sementara.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"LINE_BREAK"</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Jika Anda merasa perilaku ini tidak diinginkan, misalnya Anda melakukan debug pada situs web Anda sendiri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kunjungi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"URL_FOR_MORE_INFO"</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tempat Anda dapat menemukan informasi selengkapnya termasuk </w:t>
            </w:r>
            <w:r w:rsidRPr="00702285">
              <w:rPr>
                <w:rFonts w:ascii="Courier New" w:eastAsia="Times New Roman" w:hAnsi="Courier New" w:cs="Courier New"/>
                <w:color w:val="000000"/>
                <w:sz w:val="20"/>
              </w:rPr>
              <w:lastRenderedPageBreak/>
              <w:t>cara menonaktifkan fitur.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"5411769601840150972"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Tanggal dan waktu otomatis disetel.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"1747687775439512873"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WiMAX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"6691936601825168937"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&amp;amp;Maju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"6566142449942033617"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"PLUGIN_PATH"</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untuk 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"7299337219131431707"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penjelajahan Tamu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"2312980885338881851"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Saat ini sepertinya tidak ada pengguna yang dilindungi yang dapat Anda impor. Buat satu atau beberapa pengguna dari perangkat lain, lalu impor ke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"6823506025919456619"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harus masuk ke Chrome untuk melihat perangkat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"7065534935986314333"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Tentang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"4691088804026137116"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yang disinkronkan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"6454421252317455908"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China (cepat)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"368789413795732264"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Terdapat kesalahan saat mencoba menulis file: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"ERROR_TEXT"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"1173894706177603556"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Ganti nama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"2128691215891724419"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Sinkronisasi: Perbarui frasa sandi Sinkronisasi...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"2148716181193084225"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Hari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"1002064594444093641"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C&amp;amp;etak Bingkai...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"7816975051619137001"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Otomatis perbaiki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"4608500690299898628"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"7068997575282883954"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dan lindungi detail Anda dengan Google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"7582582252461552277"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jaringan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"3574305903863751447"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"CITY"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"STATE"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"COUNTRY"</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"8724859055372736596"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&amp;amp;Tampilkan dalam Folder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"5990198433782424697"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Ekstensi di URL </w:t>
            </w:r>
            <w:r w:rsidRPr="00702285">
              <w:rPr>
                <w:rFonts w:ascii="Courier New" w:eastAsia="Times New Roman" w:hAnsi="Courier New" w:cs="Courier New"/>
                <w:color w:val="000000"/>
                <w:sz w:val="20"/>
              </w:rPr>
              <w:lastRenderedPageBreak/>
              <w:t>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"7456142309650173560"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dev</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"4605399136610325267"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Internet tidak tersambung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"6797493596609571643"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ada yang tidak beres.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"2251861737500412684"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Gulir Penuh Virtual Keyboard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"978407797571588532"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Start &amp;gt; Control Panel &amp;gt; Network Connections &amp;gt; New Connection Wizard</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untuk menguji sambungan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"5554489410841842733"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Ikon ini akan kelihatan saat ekstensi dapat bertindak pada laman saat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"5317217568993504939"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Atau, pilih jaringan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"7487969577036436319"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komponen yang dipasang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"8249462233460427882"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Bootstrap (memperoleh potongan yang diharapkan, namun tidak dapat menerapkannya)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"4862642413395066333"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Tanggapan OCSP Penandatanganan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"8811314776632711217"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Perender yang Didelegasikan (atau disebut juga Übercompositor).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"3056670889236890135"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hanya dapat mengedit setelan untuk pengguna saat ini. Beralih ke pengguna ini untuk mengedit setelannya.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"5266113311903163739"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Impor Otoritas Sertifikasi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"4240511609794012987"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Memori bersama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"4756388243121344051"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&amp;amp;Riwayat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"1146673768181266552"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ID Kerusakan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"CRASH_ID"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"CRASH_LOCAL_ID"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"5488640658880603382"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Yakin ingin menghapus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dan semua data yang terkait dengan profil tersebut dari komputer ini? Tindakan ini tidak dapat diurungkan!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"8044899503464538266"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Lambat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"3789841737615482174"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"4320697033624943677"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"1283379245075810567"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Mulai pencerminan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"9153934054460603056"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identitas dan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"33870491292291061"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Untuk menggunakan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Anda perlu mengunjungi laman masuk jaringan. Klik untuk membuka laman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"4594403342090139922"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&amp;amp;Urungkan Penghapusan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"7908378463497120834"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setidaknya satu partisi pada perangkat penyimpanan eksternal Anda tidak dapat dipasang.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"2520481907516975884"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Aksara China/Inggris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"4056561919922437609"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"TAB_COUNT"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"3612628222817739505"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"ACCELERATOR"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"6358450015545214790"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maksud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"1156185823432343624"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Volume: Disenyapkan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"6251924700383757765"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Kebijakan privasi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"1188807932851744811"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Log tidak diunggah.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"6264365405983206840"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Semu&amp;amp;a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"1179803038870941185"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mendapatkan kontrol penuh atas perangkat MIDI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"6615455863669487791"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Tunjukkan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"3543393733900874979"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Gagal memperbarui (kesalahan: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"ERROR_NUMBER"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"991969738502325513"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 yang sebaiknya Anda lakukan?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"1017280919048282932"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&amp;amp;Tambahkan ke kamus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"3534879087479077042"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Apa itu pengguna yang </w:t>
            </w:r>
            <w:r w:rsidRPr="00702285">
              <w:rPr>
                <w:rFonts w:ascii="Courier New" w:eastAsia="Times New Roman" w:hAnsi="Courier New" w:cs="Courier New"/>
                <w:color w:val="000000"/>
                <w:sz w:val="20"/>
              </w:rPr>
              <w:lastRenderedPageBreak/>
              <w:t>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"7211828883345145708"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pintasan keyboard tambahan yang berguna untuk Chromium debugging.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"8319414634934645341"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Extended Key Usage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"6056710589053485679"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Normal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"4563210852471260509"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 masukan awal adalah Aksara China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"2888807692577297075"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item yang cocok &amp;lt;b&amp;gt;&amp;quot;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"SEARCH_STRING"</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&amp;quot;&amp;lt;/b&amp;gt;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"3908501907586732282"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"6897140037006041989"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Agen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"3413122095806433232"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Penerbit CA: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"LOCATION"</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"701080569351381435"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Sumber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"3286538390144397061"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Mulai Ulang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"1464258312790801189"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Akun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"163309982320328737"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Lebar karakter awal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"6596092346130528198"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Ini Laman Tab Baru yang Anda Harapkan?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"6140948187512243695"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detail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"6965648386495488594"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Port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"7631887513477658702"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Sel&amp;amp;alu Buka File Jenis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"8627795981664801467"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Hanya sambungan 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"795025003224538582"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memulai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"8680787084697685621"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Detail proses masuk akun sudah usang.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"5649823029736413118"</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perlu mengidentifikasi perangkat Anda secara khusus untuk memutar konten premium.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"8899285681604219177"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Ekstensi yang Tidak Didukung </w:t>
            </w:r>
            <w:r w:rsidRPr="00702285">
              <w:rPr>
                <w:rFonts w:ascii="Courier New" w:eastAsia="Times New Roman" w:hAnsi="Courier New" w:cs="Courier New"/>
                <w:color w:val="000000"/>
                <w:sz w:val="20"/>
              </w:rPr>
              <w:lastRenderedPageBreak/>
              <w:t>Dinonaktifkan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"889901481107108152"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percobaan ini tidak tersedia di platform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"8238191901674777266"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Amerika Serikat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"1873879463550486830"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Sandbox SUID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"8118860139461251237"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Mengelola unduhan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"5111852801054039429"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WebRTC</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"2190355936436201913"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(kosong)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"8515737884867295000"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Autentikasi berbasis sertifikat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"5818003990515275822"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Korea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"4182252350869425879"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Peringatan: Diduga situs phishing!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"2453021845418314664"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sinkronisasi lanjutan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"14720830734893704"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dukungan keyboard virtual.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"5458214261780477893"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Dvorak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"1185924365081634987"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juga dapat mencoba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"GUEST_SIGNIN_LINK_START"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menjelajahi sebagai tamu</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"GUEST_SIGNIN_LINK_END"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memperbaiki kesalahan jaringan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"3960121209995357026"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Koreksi Ejaan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"2214283295778284209"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"7984945080620862648"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tidak dapat mengunjungi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saat ini karena situs web tersebut mengirim kredensial kacau yang tidak dapat diproses oleh Chrome. Kesalahan jaringan dan serangan biasanya bersifat sementara, jadi laman ini mungkin akan bekerja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"4633945134722448536"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sangga hasil penelusuran untuk kueri omnibox yang diketik dan gunakan kembali laman basis penelusuran hasil prarender untuk menjalankan kueri penelusuran apa pun (tidak hanya kueri sangga).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"8755376271068075440"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&amp;amp;Lebih besar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"8132793192354020517"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Tersambung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"8187473050234053012"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keamanan server dibatalkan!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"7052914147756339792"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wallpaper...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"5865597920301323962"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Cookie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akan dihapus saat 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"2702540957532124911"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Keyboard: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"7444983668544353857"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Nonaktifkan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"NETWORKDEVICE"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"36954862089075551"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Pengguna baru tidak dapat dibuat. Periksa ruang dan izin hard drive Anda lalu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"6003177993629630467"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mungkin tidak dapat tetap dimutakhirkan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"8923542159871018393"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berjalan pada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"580886651983547002"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tidak dapat menjangkau situs web.  Ini biasanya terjadi karena masalah jaringan,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tetapi juga bisa disebabkan oleh firewall atau server proxy yang salah dikonfigurasi.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"4387554346626014084"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sinkronisasi Peluncur Aplikasi. Tindakan ini juga mengaktifkan Folder apabila tersedia (bukan OSX).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"4104400246019119780"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Terima kasih!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"3487007233252413104"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fungsi anonim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"8965037249707889821"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sandi lama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"6410328738210026208"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Ganti saluran dan Powerwash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"4261901459838235729"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Presentasi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"5325811048571015442"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Pada akun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"ACCOUNT_EMAIL"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 sekarang ini dapat: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"529172024324796256"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"8232829399891359332"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Sesi Dipulihkan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"3308116878371095290"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dicegah menyetel cookie.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"7521387064766892559"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Javascript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"1545786162090505744"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URL dengan %s di tempat </w:t>
            </w:r>
            <w:r w:rsidRPr="00702285">
              <w:rPr>
                <w:rFonts w:ascii="Courier New" w:eastAsia="Times New Roman" w:hAnsi="Courier New" w:cs="Courier New"/>
                <w:color w:val="000000"/>
                <w:sz w:val="20"/>
              </w:rPr>
              <w:lastRenderedPageBreak/>
              <w:t>kueri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"7219179957768738017"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Koneksi menggunakan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"SSL_VERSION"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"7006634003215061422"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Batas bawah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"7014174261166285193"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Pemasangan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"1970746430676306437"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&amp;amp;info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"4384652540891215547"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"9133055936679483811"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Gagal membuat file zip.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"ERROR_MESSAGE"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"2718998670920917754"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lunak antivirus mendeteksi virus.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"3199127022143353223"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"408898940369358887"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JavaScript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"7489605380874780575"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kelayakan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"6607831829715835317"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Alat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"2532589005999780174"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kontras tinggi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"2805646850212350655"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Encrypting File System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"2643698698624765890"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ekstensi Anda dengan mengeklik Ekstensi pada menu Window.</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"4846680374085650406"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mengikuti saran administrator untuk setelan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"1974060860693918893"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"4509017836361568632"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foto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"1244303850296295656"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"3541661933757219855"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Tekan Ctrl+Alt+/ atau Escape untuk menyembunyikan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"2948300991547862301"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Buka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"PAGE_TITLE"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"5357579842739549440"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Pintasan keyboard debugging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"4284834956062510583"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Dicopot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"3660234220361471169"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tepercaya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"2679385451463308372"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Cetak menggunakan dialog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"959890390740139744"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Otomatis Perbaiki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"2607991137469694339"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Tamil (Fonetik)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"399179161741278232"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Diimpor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"810066391692572978"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menggunakan fitur yang tidak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"4844333629810439236"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Keyboard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"2215277870964745766"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Selamat datang! Setel bahasa dan jaringan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"3829932584934971895"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Jenis penyedia: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"462288279674432182"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IP Terbatas: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"3927932062596804919"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Tolak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"9066075624350113914"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Sebagian dokumen PDF ini tidak dapat ditampilkan.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"2753617847762399167"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jalur ilegal (mutlak atau relatif dengan '..'):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"IMAGE_PATH"</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"1142012852508714031"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Profil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"5894253024636469711"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layar penuh yang disederhanakan.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"6325191661371220117"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luncurkan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"6817358880000653228"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yang tersimpan untuk situs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"4613271546271159013"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telah mengubah apa yang ditampilkan laman saat Anda membuka 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"351152300840026870"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Font dengan lebar tetap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"4301786491084298653"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Nonaktifkan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"5827266244928330802"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Safari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"8669855045727723110"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Diunduh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"3057592184182562878"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Menampilkan perangkat MTP sebagai penyimpanan file di pengelola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"54401264925851789"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Informasi Keamanan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"8895908457475309889"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Informasi Anda akan dihapus saat 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"3740601730372300467"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Pembaruan manual dinonaktifkan oleh administrator.  Pembaruan otomatis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"6820686453637990663"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CVC</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"2371076942591664043"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setelah &amp;amp;selesai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"3920504717067627103"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Kebijakan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"7418949474175272990"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Opsi ini menonaktifkan dukungan di WebRTC untuk mengenkode streaming video menggunakan perangkat keras platform.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"2344028582131185878"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"155865706765934889"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Touchpad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"3308134619352333507"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Tombol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"7701040980221191251"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"1062407476771304334"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"2266168284394154563"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ulang pembesaran/pengecilan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"3091247532584160609"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"DATA_SOURCE"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"ALLOWED_COUNT"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diizinkan /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"BLOCKED_COUNT"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dicekal)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"5917011688104426363"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Fokus alamat di mode pencarian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"3269101346657272573"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PIN.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"2822854841007275488"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Arab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"6559948977408379772"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Ikon ini muncul saat Anda dan telepon berdekatan dan Easy Unlock tersedia. Cukup klik untuk masuk, tak perlu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"5857090052475505287"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Folder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"7450732239874446337"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IO jaringan ditangguhkan.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"4003393903129308792"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rasterizer satu salinan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"5178667623289523808"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Temukan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"1510785804673676069"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Anda menggunakan server proxy, periksa setelan proxy Anda atau</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hubungi administrator jaringan untuk memastikan server</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proxy bekerja. Jika Anda merasa tidak seharusnya menggunakan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server proxy, sesuaikan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"LINK_START"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proxy</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"LINK_END"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"3136551860576779817"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Pengacakan kunci publik: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"HASHES"</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"8687485617085920635"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Jendela berikutnya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"2610780100389066815"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Trust List Signing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"4535353504827549990"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Beralih Jendela Waktu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"7959074893852789871"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berisi beberapa sertifikat, beberapa di antaranya tidak diimpor.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"2918322085844739869"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4</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"3414758901256308084"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Copot pemasangan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"7791536208663663346"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dekode video yang dipercepat perangkat keras saat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"87377425248837826"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Panel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"2805707493867224476"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semua situs menampilkan munculan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"3561217442734750519"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Nilai masukan untuk kunci pribadi harus jalur yang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"3582930987043644930"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nama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"2984337792991268709"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"TODAY_DAYTIME"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hari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"5227808808023563348"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Cari teks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"4561162271279554092"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enumirasi perangkat WebRTC.</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"3012917896646559015"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Segera hubungi pabrikan perangkat keras Anda untuk mengirimkan komputer ke fasilitas perbaikan.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"3694678678240097321"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Perlu persetujuan pengguna untuk ekstensi yang menjalankan skrip di laman, jika ekstensi meminta izin untuk berjalan di semua 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"902638246363752736"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keyboard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"7925686952655276919"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gunakan data seluler untuk sinkronisasi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"8014914694548037591"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Ekstensi ini dapat membaca dan mengubah informasi Anda di semua situs web termasuk Google, </w:t>
            </w:r>
            <w:r w:rsidRPr="00702285">
              <w:rPr>
                <w:rFonts w:ascii="Courier New" w:eastAsia="Times New Roman" w:hAnsi="Courier New" w:cs="Courier New"/>
                <w:color w:val="000000"/>
                <w:sz w:val="20"/>
              </w:rPr>
              <w:lastRenderedPageBreak/>
              <w:t>Facebook, Yahoo, dll.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"6503077044568424649"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Sering dibuka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"9016164105820007189"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Menyambungkan ke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"7168109975831002660"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Ukuran font minimal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"7070804685954057874"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Masukan langsung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"2631006050119455616"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Tersimpan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"5175870427301879686"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menyimpan data di komputer lokal Anda secara permanen.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"6103681770816982672"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Perhatian: Anda beralih ke saluran pengembang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"3265459715026181080"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Jendela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"2756781634892530465"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XPS di Google Cloud Print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"6905253846113523386"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Tanyakan saat situs ingin menggunakan plugin untuk mengakses komputer Anda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"7935864848518524631"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Kaitan file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"6442187272350399447"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 Keren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"7317938878466090505"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(sedang memakai)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"6774230405643443657"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dekode gambar yang ditunda.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"2148999191776934271"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Mengisi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"HOUR"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"MINUTE"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sampai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"6007237601604674381"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Pemindahan gagal.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"ERROR_MESSAGE"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"907841381057066561"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membuat file zip sementara selama pengemasan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"1064912851688322329"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Putuskan kaitan Akun Google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"1294298200424241932"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 setelan kepercayaan: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"1407135791313364759"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"1487997194203762088"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yang tidak beres dalam proses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"1434928358870966081"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Nonaktifkan kanvas 2D yang </w:t>
            </w:r>
            <w:r w:rsidRPr="00702285">
              <w:rPr>
                <w:rFonts w:ascii="Courier New" w:eastAsia="Times New Roman" w:hAnsi="Courier New" w:cs="Courier New"/>
                <w:color w:val="000000"/>
                <w:sz w:val="20"/>
              </w:rPr>
              <w:lastRenderedPageBreak/>
              <w:t>dipercepat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"331915893283195714"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semua situs menonaktifkan kursor mouse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"8978526688207379569"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Situs ini mengunduh beberapa file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"5959471481388474538"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tidak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"4871308555310586478"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Bukan dari Toko Web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"3578594933904494462"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Konten tab ini sedang dibagikan.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"295942452804818007"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menu status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"4243835228168841140"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"FULLSCREEN_ORIGIN"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menonaktifkan kursor mouse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"1040471547130882189"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 Tidak Merespons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"5473075389972733037"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IBM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"7807711621188256451"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Selalu 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mengakses kamera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"7140928199327930795"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perangkat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"790025292736025802"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ditemukan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"895347679606913382"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"3319048459796106952"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Jendela &amp;amp;penyamaran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"656398493051028875"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Menghapus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"7517786267097410259"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sandi -</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"5832669303303483065"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alamat jalan yang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"5837112309980178195"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Powerwash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 dan kembalikan ke pembaruan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"3127919023693423797"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Autentikasi...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"8030169304546394654"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Diputuskan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"6672789615126913676"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Penggunaan dan riwayat pengguna ini dapat ditinjau oleh pengelola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"CUSTODIAN_EMAIL"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di chrome.com.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"4010065515774514159"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Tindakan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"3733533226834394996"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SHA-224</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"7295019613773647480"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pengguna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"2419414843209660528"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Pintasan ke Situs Web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"3529423920239848704"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Kekerapan saat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mati dengan semestinya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"7022562585984256452"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Beranda Anda telah disetel.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"267285457822962309"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Mengubah setelan tertentu pada perangkat Anda dan sekitarnya.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"1154228249304313899"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"6976108581241006975"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Konsol JavaScript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"60357267506638014"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QWERTY Cheska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"2478176599153288112"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 File-Media untuk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"3473479545200714844"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Kaca pembesar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"6759193508432371551"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Kembalikan ke setelan pabrik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"2981493173545878420"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Diaktifkan pada semua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"3627588569887975815"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tautan di jendela penya&amp;amp;maran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"4916657783933881060"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 maksudnya?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"5851868085455377790"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Penerbit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"3549797760399244642"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drive.google.com...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"1704148620735921991"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Setelah dipasang, ekstensi ini dapat berpotensi untuk menggunakan hak istimewa ini guna melakukan hal-hal berbahaya terhadap pengalaman menjelajah Anda. Yakin ingin memasang ekstensi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"1470719357688513792"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cookie baru akan berlaku setelah laman dimuat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"5578327870501192725"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Sambungan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dienkripsi dengan enkripsi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"BIT_COUNT"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"699220179437400583"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Otomatis melaporkan detail kemungkinan insiden keamanan ke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"4336032328163998280"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Operasi penyalinan gagal.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"ERROR_MESSAGE"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"351486934407749662"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sangat lama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"2267273557509361161"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Luncurkan ulang Chrome dalam mode Windows 8</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"5269977353971873915"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Mencetak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"3193734264051635522"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Kecepatan: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"869884720829132584"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"2336381494582898602"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Powerwash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"8240697550402899963"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tema Klasik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"7764209408768029281"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Ala&amp;amp;t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"7598560390437862912"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Selamat datang di Chromebook terkelola!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Untuk menyelesaikan penyiapan Chromebook ini, Anda harus masuk dengan nama pengguna yang diberikan oleh organisasi Anda.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Hubungi administrator sistem Anda untuk informasi selengkapnya.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Jika perangkat ini milik pribadi dan bukan milik organisasi Anda, tekan Ctrl+Alt+E sekarang untuk membatalkan pendaftaran perangkat dan kembali ke layar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"2890624088306605051"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Hanya mengembalikan data dan setelan yang disinkronkan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"5675225387922096989"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dialog info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"4779083564647765204"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Zoom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"6397363302884558537"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Berhenti Berbicara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"6957703620025723294"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fitur kanvas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"8151185429379586178"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Alat pengembang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"1526560967942511387"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Dokumen Tanpa Judul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"3979748722126423326"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Aktifkan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"NETWORKDEVICE"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"7819857487979277519"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PSK (WPA atau RSN)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"7561031016893995297"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perangkat Easy Unlock di setelan akun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"2238379619048995541"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Status Frekuensi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"4367133129601245178"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S&amp;amp;alin URL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"6326175484149238433"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dari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"2554553592469060349"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yang dipilih terlalu besar (ukuran maksimum: 3 MB).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"3494444535872870968"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&amp;amp;Bingkai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"5196716972587102051"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2</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"2356070529366658676"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"5731247495086897348"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Tem&amp;amp;pel dan 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"6426993025560594914"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Semua eksperimen tersedia di platform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"1834560242799653253"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Orientasi: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"6440616190620341629"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dekode non-pengomposisian pada MediaDrm secara default untuk Ekstensi Media Terenkripsi.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"7185025270390719314"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Membaca dan memodifikasi semua data Anda di komputer dan situs web yang Anda kunjungi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"8353683614194668312"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Aplikasi/ekstensi dapat: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"1047956942837015229"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Menghapus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"1531961661616401172"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Pemberitahuan Tersinkron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"7361039089383199231"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 bita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"191688485499383649"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Terjadi kesalahan tidak dikenal saat mencoba menyambung ke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"7208594729785140450"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Wallet tidak mendukung versi Chrome ini atau tidak mengenali kunci API Google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"6874681241562738119"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"5135533361271311778"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membuat item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"4477219268485577442"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Fonetik Bulgaria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"5271247532544265821"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China Aksara Modern/Tradisional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"2052610617971448509"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Sandbox Anda tidak memadai!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"6417515091412812850"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memeriksa apakah sertifikat telah ditarik.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"1403926504581035498"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SPDY/4</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"2809586584051668049"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"NUMBER_ADDITIONAL_DISABLED"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"7347702518873971555"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Beli paket layanan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"5285267187067365830"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Pasang 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"2680208403056680091"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Koneksi Internet Anda Sedang Dikendalikan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"8662978096466608964"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tidak dapat menyetel wallpaper.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"5334844597069022743"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sumber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"5534520101572674276"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Menghitung ukuran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"9024127637873500333"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&amp;amp;Buka di 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"1145509906569575332"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desktop Ash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"2332742915001411729"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ulang ke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"6387478394221739770"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Tertarik dengan fitur Chrome baru yang keren? Coba saluran beta kami di chrome.com/beta.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"3968098439516354663"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diperlukan untuk menampilkan konten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"2636625531157955190"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tidak dapat mengakses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"1166212789817575481"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Tab di Sebelah Kanan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"6472893788822429178"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tombol Beranda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"4270393598798225102"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Versi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"NUMBER"</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"479536056609751218"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Web, HTML Saja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"8822808012507380471"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Penggunaan memori pribadi dari semua proses yang terkait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"534916491091036097"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Kurung 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"4157869833395312646"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Server Gated Cryptography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"5685236799358487266"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Seba&amp;amp;gai Mesin Telusur...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"8903921497873541725"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Perbesar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"6820687829547641339"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Arsip tar terkompresi Gzip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"2195729137168608510"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Perlindungan 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"624789221780392884"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Pembaruan siap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"1425734930786274278"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Cookie berikut dicekal (cookie pihak ketiga sedang dicekal tanpa pengecualian):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"3290704484208221223"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Persen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"5265562206369321422"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Offline selama lebih dari satu minggu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"6805647936811177813"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Harap masuk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"TOKEN_NAME"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mengimpor sertifikat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"6412931879992742813"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Jendela penyamaran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"1105117579475534983"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Web Diblokir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"1673103856845176271"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tidak dapat diakses karena alasan keamanan.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"6938369162930547262"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Saat ini penyerang yang berada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mungkin berusaha memasang program berbahaya di perangkat Anda yang dapat mencuri dan menghapus informasi Anda (misalnya, foto, sandi, pesan, dan 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"1199232041627643649"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"KEY_EQUIVALENT"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Berhenti.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"5428562714029661924"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plugin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"3777806571986431400"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"2568774940984945469"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Infobar </w:t>
            </w:r>
            <w:r w:rsidRPr="00702285">
              <w:rPr>
                <w:rFonts w:ascii="Courier New" w:eastAsia="Times New Roman" w:hAnsi="Courier New" w:cs="Courier New"/>
                <w:color w:val="000000"/>
                <w:sz w:val="20"/>
              </w:rPr>
              <w:lastRenderedPageBreak/>
              <w:t>Container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"8971063699422889582"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telah kedaluwarsa.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"3672681487849735243"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pabrik terdeteksi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"5120068803556741301"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pihak ketiga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"4377125064752653719"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berusaha menjangkau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tetapi sertifikat yang disajikan oleh server telah dibatalkan oleh penerbitnya. Artinya informasi rahasia keamanan yang disajikan tidak dapat dipercaya. Anda mungkin sedang berkomunikasi dengan penyerang.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"7134098520442464001"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Perkecil Teks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"21133533946938348"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Sematkan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"4090404313667273475"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diperlukan untuk menampilkan beberapa elemen pada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"1325040735987616223"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Pembaruan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"720210938761809882"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yang diblokir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"1265416506355228201"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Algoritme Hash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"5011233892417813670"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Chromebook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"4618518823426718711"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Tentang NaCl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"3084771660770137092"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kehabisan memori atau proses untuk laman web dihentikan karena beberapa alasan lain. Untuk melanjutkan, muat ulang atau buka laman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"1114901192629963971"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Anda tidak dapat diverifikasi pada jaringan ini. Harap pilih jaringan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"6430814529589430811"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ASCII bersandiaksara Base64, satu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"3305661444342691068"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Membuka PDF dalam Pratinjau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"329650768420594634"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Peringatan &amp;quot;Kemas Ekstensi&amp;quot;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"8363095875018065315"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stabil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"5143712164865402236"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"2575247648642144396"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Ikon ini akan terlihat saat ekstensi dapat berperan di laman aktif. Gunakan ekstensi ini dengan </w:t>
            </w:r>
            <w:r w:rsidRPr="00702285">
              <w:rPr>
                <w:rFonts w:ascii="Courier New" w:eastAsia="Times New Roman" w:hAnsi="Courier New" w:cs="Courier New"/>
                <w:color w:val="000000"/>
                <w:sz w:val="20"/>
              </w:rPr>
              <w:lastRenderedPageBreak/>
              <w:t xml:space="preserve">mengeklik ikon atau dengan menekan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"EXTENSION_SHORTCUT"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"8434177709403049435"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&amp;amp;Pengaksaraan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"8757803915342932642"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di Perangkat Google Cloud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"1196849605089373692"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Menentukan setelan kualitas untuk gambar yang ditangkap jika diperkecil.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"3202237796902623372"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Melanjutkan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"3810838688059735925"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Video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"2747011872211212100"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Printer baru di jaringan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"2028531481946156667"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memulai proses pemformatan.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"7439964298085099379"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Kontras Tinggi Anda diaktifkan. Anda ingin memasang ekstensi Kontras Tinggi dan tema gelap kami?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"9012607008263791152"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Saya mengetahui bahwa mengunjungi situs ini dapat membahayakan komputer.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"6640442327198413730"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Cache hilang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"3788401245189148511"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Aplikasi/ekstensi dapat: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"8926518602592448999"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Ekstensi Mode Pengembang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"2902734494705624966"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Extended 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"5793220536715630615"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Salin URL vide&amp;amp;o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"523397668577733901"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Mau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isi galeri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"2922350208395188000"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tidak dapat diperiksa.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"3778740492972734840"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Alat &amp;amp;pengembang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"8335971947739877923"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"8667328578593601900"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"FULLSCREEN_ORIGIN"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sekarang dalam mode layar penuh dan telah menonaktifkan kursor mouse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"38275787300541712"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Tekan Enter saat 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"6004539838376062211"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&amp;amp;Pilihan pemeriksa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"7934393528562489945"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Ketika Anda tersambung ke situs web yang aman, server yang menjadi hosting situs tersebut akan memberikan sesuatu yang disebut dengan &amp;quot;sertifikat&amp;quot; kepada browser Anda untuk memverifikasi identitasnya. Sertifikat ini berisi informasi identitas, seperti alamat situs web, yang diverifikasi oleh pihak ketiga yang dipercaya oleh perangkat Anda. Dengan memeriksa bahwa alamat di sertifikat sesuai dengan alamat di situs web, mungkin untuk melakukan verifikasi bahwa Anda berkomunikasi dengan situs web yang Anda inginkan dengan aman, dan bukan dengan pihak ketiga (misalnya penyerang di jaringan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"4058793769387728514"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Dokumen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"8101987792947961127"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Perlu Powerwash saat mulai ulang berikutnya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"8934732568177537184"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"8109930990200908494"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Perlu masuk untuk sertifikat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"3019161740160361583"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yang diterima Chrome selama percobaan sambungan ini tidak diformat dengan benar sehingga Chrome tidak dapat menggunakannya untuk melindungi informasi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"3076909148546628648"</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"DOWNLOAD_RECEIVED"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"DOWNLOAD_TOTAL"</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"1810107444790159527"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Kotak daftar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"6136253676302684829"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ini dikontrol oleh: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"1859234291848436338"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Arah Penulisan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"4065829769065634745"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Sambungkan mouse atau keyboard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"5038625366300922036"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lebih banyak...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"8437209419043462667"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"5045550434625856497"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"6397592254427394018"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semua bookmark di &amp;amp;jendela penyamaran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"8155481074575809396"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Jika diaktifkan, teks dirender menggunakan bidang jarak jauh yang ditandai, bukan mask </w:t>
            </w:r>
            <w:r w:rsidRPr="00702285">
              <w:rPr>
                <w:rFonts w:ascii="Courier New" w:eastAsia="Times New Roman" w:hAnsi="Courier New" w:cs="Courier New"/>
                <w:color w:val="000000"/>
                <w:sz w:val="20"/>
              </w:rPr>
              <w:lastRenderedPageBreak/>
              <w:t>alfa bitmap.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"27822970480436970"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gagal memodifikasi permintaan jaringan karena modifikasi bentrok dengan ekstensi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"2453860139492968684"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"756445078718366910"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Jendela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"6132383530370527946"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Cetak kecil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"9033780830059217187"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Proxy diterapkan oleh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"5729996640881880439"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kami tidak dapat menampilkan kode untuk kesalahan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"5088534251099454936"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#1 SHA-512 Dengan Enkripsi 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"1688000535217925742"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Saran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"2028997212275086731"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Arsip RAR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"7627790789328695202"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Ups,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sudah ada. Ganti nama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"7887334752153342268"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Gandakan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"9207194316435230304"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ATOK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"7788668840732459509"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Posisi: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"8663099077749055505"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Selalu blokir unduhan otomatis beberapa file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"778330624322499012"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Tidak dapat memuat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"9026731007018893674"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"3212792897911394068"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versi eksperimental Ekstensi Media yang Dienkripsi pada elemen video dan audio.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"6199775032047436064"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laman aktif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"6981982820502123353"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Aksesibilitas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"7210998213739223319"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"4523336217659634227"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Terjadi kesalahan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saat mengunduh 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"4478664379124702289"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Tauta&amp;amp;n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"8725066075913043281"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"1798004314967684279"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Pengurangan pembesaran lup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"8590375307970699841"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Siapkan pembaruan </w:t>
            </w:r>
            <w:r w:rsidRPr="00702285">
              <w:rPr>
                <w:rFonts w:ascii="Courier New" w:eastAsia="Times New Roman" w:hAnsi="Courier New" w:cs="Courier New"/>
                <w:color w:val="000000"/>
                <w:sz w:val="20"/>
              </w:rPr>
              <w:lastRenderedPageBreak/>
              <w:t>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"265390580714150011"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Nilai Bidang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"3869917919960562512"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Indeks 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"7031962166228839643"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TPM sedang disiapkan, harap tunggu (ini mungkin membutuhkan beberapa menit)...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"769312636793844336"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Untuk menyimpan file ini untuk penggunaan offline, kembalilah online dan &amp;lt;br&amp;gt;pilih kotak centang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"OFFLINE_CHECKBOX_NAME"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file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"715118844758971915"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Printer klasik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"5242724311594467048"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"7877451762676714207"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server tidak diketahui. Coba lagi, atau hubungi administrator server.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"5085162214018721575"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Memeriksa pembaruan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"5264252276333215551"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Sambungkan ke internet untuk meluncurkan aplikasi Anda dalam mode kios.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"7180865173735832675"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Sesuaikan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"7054808953701320293"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Mengerti, jangan tampilkan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"144932861331386147"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Sambungkan ke internet untuk memperbarui Chromebook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"2938685643439809023"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Mongolia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"5737306429639033676"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Prediksi tindakan jaringan untuk meningkatkan kinerja pemuatan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"4530494379350999373"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Asal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"2070909990982335904"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yang dimulai dengan titik hanya untuk sistem. Harap pilih nama yang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"3707020109030358290"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Bukan Otoritas Sertifikasi.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"5293659407874396561"</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"SUBJECT"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"2115926821277323019"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Harus merupakan URL yang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"3464726836683998962"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roaming data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"5321676762462132688"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Setelan akan ditampilkan dalam jendela khusus, bukan sebagai tab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"8986494364107987395"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Otomatis kirim statistik pemakaian dan laporan kemacetan sistem ke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"2377619091472055321"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Setel Ulang Setelan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yang Telah Diubah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"4062251648694601778"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Nikmati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 Ada pertanyaan? Dapatkan bantuan kapan saja dengan mengeklik &amp;quot;?&amp;quot; di baki status.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"6701535245008341853"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memperoleh profil.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"8303655282093186569"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masukan Pinyin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"992779717417561630"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Cetak menggunakan dialog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"CLOUD_PRINT_NAME"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"SHORTCUT_KEY"</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"1991402313603869273"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diizinkan.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"527605982717517565"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Selalu izinkan JavaScript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"702373420751953740"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PRL: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"1307041843857566458"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Mengonfirmasi Pengaktifan Kembali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"8654151524613148204"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file terlalu besar untuk ditangani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"1221024147024329929"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#1 MD2 Dengan Enkripsi 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"5620612546311710611"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statistik penggunaan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"3323447499041942178"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Kotak teks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"580571955903695899"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Susun Ulang menurut Judul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"5769643523297591362"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"ORIGIN"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berkomunikasi dengan aplikasi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"308903551226753393"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Konfigurasi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"5230516054153933099"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Jendela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"951981865514037445"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menggunakan lokasi perangkat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"7387339603919136090"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Nilai Tengah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"2750518858905599015"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lastRenderedPageBreak/>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Diperbarui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"7554791636758816595"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"3630337581925712713"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"PERMISSION_TYPE_LABEL"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"2740393541869613458"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meninjau situs web yang telah dikunjungi oleh pengguna yang dilindungi, dan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"1114091355035739006"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nilai tengah sehingga mengurangi efek terpisah dalam data kinerja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"3330616135759834145"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Beberapa tajuk Disposisi Konten berbeda diterima. Yang seperti ini tidak diizinkan untuk</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melindungi terhadap serangan yang memecah respons HTTP.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"6089481419520884864"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saring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"6032183131938659321"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Waktu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"7671576867600624"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Teknologi: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"3688578402379768763"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"5275973617553375938"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yang dipulihkan dari Google Drive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"8213577208796878755"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Satu perangkat lain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"3445092916808119474"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Jadikan sebagai utama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"1012794136286421601"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Dokumen, Spreadsheet, Slide, dan Gambar Anda sedang disinkronkan. Buka aplikasi Google Drive untuk mengaksesnya secara offline atau online.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"6374100501221763867"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dekode video yang dipercepat perangkat keras.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"9101691533782776290"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Luncurkan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"4057896668975954729"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di Toko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"7477347901712410606"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Jika lupa frasa sandi, berhenti dan setel ulang Sinkronisasi melalui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Dasbor</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"4677772697204437347"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Memori GPU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"3085235303151103497"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debugging untuk paket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"2645575947416143543"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Namun, jika Anda bekerja dalam suatu organisasi yang menghasilkan sertifikatnya sendiri, dan sedang berusaha untuk berhubungan dengan situs web internal dari organisasi tersebut menggunakan sertifikat semacam itu, Anda </w:t>
            </w:r>
            <w:r w:rsidRPr="00702285">
              <w:rPr>
                <w:rFonts w:ascii="Courier New" w:eastAsia="Times New Roman" w:hAnsi="Courier New" w:cs="Courier New"/>
                <w:color w:val="000000"/>
                <w:sz w:val="20"/>
              </w:rPr>
              <w:lastRenderedPageBreak/>
              <w:t>mungkin dapat memecahkan masalah ini dengan aman. Anda dapat mengimpor sertifikat akar organisasi sebagai &amp;quot;sertifikat akar&amp;quot;, kemudian sertifikat yang diterbitkan atau diverifikasi oleh organisasi Anda akan dipercaya dan Anda tidak akan melihat kesalahan ini di lain waktu saat mencoba terhubung ke situs web internal. Hubungi staf bantuan organisasi untuk membantu Anda menambahkan sertifikat akar baru ke komputer.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"2433728760128592593"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Tekan Alt+Shift untuk beralih antar metode masukan.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"1056898198331236512"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Peringatan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"5934281776477898549"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pembaruan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"537813040452600081"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yang Anda lihat di jendela ini tidak akan muncul di riwayat browser dan tidak akan meninggalkan jejak lain, seperti cookie, di komputer setelah Anda keluar. File yang diunduh dan bookmark yang dibuat tidak akan disimpan.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"2608770217409477136"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setelan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"3157931365184549694"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Pulihkan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"996250603853062861"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Membuat koneksi 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"7529471622666797993"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font lanjutan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(perlu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"6059232451013891645"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"1233721473400465416"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"7042418530779813870"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Tempel dan telu&amp;amp;sur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"8841830786009350351"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Shared Worker Dalam Perender untuk menjalankan Shared Worker dalam worker process (proses windows (w3wp.exe) yang menjalankan aplikasi Web) lawas yang didedikasikan.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"5026874946691314267"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tampilkan pemberitahuan ini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"2101225219012730419"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"3082374807674020857"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"PAGE_TITLE"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"PAGE_URL"</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"4588173105134911375"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Sepertinya Anda mencoba untuk menjalankan aplikasi klasik. Coba salah satu aplikasi berbasis web baru ini sebagai alternatif.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"8050038245906040378"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Commercial Code Signing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"3031557471081358569"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item yang akan diimpor: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"6728144975495880845"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untaian raster akan menulis ke memori GPU.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"1368832886055348810"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Kiri ke Kanan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"8689102680909215706"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dipasang dari jarak jauh.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"834106456999819211"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Pesanan Anda sedang diproses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"133014027510889724"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pemantauan kinerja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"3627320433825461852"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Kurang dari 1 menit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"3031433885594348982"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Sambungan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dienkripsi dengan enkripsi lemah.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"8494662214792926846"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skrip tidak 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"4047345532928475040"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"5604324414379907186"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 tampilkan bilah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"3220630151624181591"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tab 2</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"249113932447298600"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Maaf, saat ini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"DEVICE_LABEL"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"2351520734632194850"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"MHZ"</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MHz</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"2799223571221894425"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Luncurkan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"5771816112378578655"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Penyiapan sedang berlangsung...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"6970230597523682626"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Bulgaria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"1197979282329025000"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Kesalahan terjadi selagi mengambil informasi kemampuan printer untuk printer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"PRINTER_NAME"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Printer ini tidak dapat didaftarkan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"CLOUD_PRINT_NAME"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"890308499387283275"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 tidak dapat mengunduh file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"6557565812667414268"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hanya untuk tampilan DPI tinggi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"5469954281417596308"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Pengelola </w:t>
            </w:r>
            <w:r w:rsidRPr="00702285">
              <w:rPr>
                <w:rFonts w:ascii="Courier New" w:eastAsia="Times New Roman" w:hAnsi="Courier New" w:cs="Courier New"/>
                <w:color w:val="000000"/>
                <w:sz w:val="20"/>
              </w:rPr>
              <w:lastRenderedPageBreak/>
              <w:t>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"5288481194217812690"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"4151234098429563754"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berisi skrip dari sumber yang tidak diautentikasi.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"1143142264369994168"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Penandatangan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"904949795138183864"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Laman web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sudah tidak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"6559580823502247193"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(sudah ada di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"6032912588568283682"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Sistem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"214353449635805613"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Wilayah tangkapan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"4023146161712577481"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Menentukan konfigurasi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"4172051516777682613"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 tampilkan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"3228279582454007836"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belum pernah mengunjungi situs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"7027125358315426638"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basis data: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"4030383055268325496"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&amp;amp;Urungkan penambahan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"5474648613967354713"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penelusuran suara dalam 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"5449716055534515760"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Jen&amp;amp;dela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"3224239078034945833"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Multibahasa Kanada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"4875057836161716898"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tampilan masukan.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"2814489978934728345"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Berhenti membuka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"2337241927855861342"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Proses Mati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"1779392088388639487"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#12 Kesalahan Impor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"7848981435749029886"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ke kamera dikontrol oleh administrator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"6228691855869374890"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Situs ini memiliki kontrol penuh atas perangkat MIDI.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"5120421890733714118"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Percayai sertifikat ini untuk mengidentifikasi situs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"166278006618318542"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Algoritme Kunci Publik Subjek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"5759272020525228995"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Situs web mengalami kesalahan saat mengambil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Situs web mungkin sedang terganggu karena ada perawatan atau dikonfigurasi secara 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"4450472573074061292"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operasi direktori Syncfs.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"2946119680249604491"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koneksi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"641480858134062906"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gagal dimuat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"3693415264595406141"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"8671210955687109937"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Dapat berkomentar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"2784949926578158345"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Sambungan disetel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"6663792236418322902"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yang Anda pilih akan dibutuhkan untuk mengembalikan file ini nanti.  Harap catat sandi di lokasi yang 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"7052237160939977163"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Mengirim data pelacakan kinerja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"7077829361966535409"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Laman proses masuk gagal dimuat menggunakan setelan proxy saat ini.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"GAIA_RELOAD_LINK_START"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Coba masuk lagi nanti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"GAIA_RELOAD_LINK_END"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atau 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"PROXY_SETTINGS_LINK_START"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proxy yang lain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"PROXY_SETTINGS_LINK_END"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"4055023634561256217"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Mulai ulang diperlukan sebelum perangkat Anda dapat disetel ulang dengan Powerwash.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"8088137642766812908"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Hati-hati, fitur ini mungkin berbahaya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"7587809973037713780"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izinkan situs mana pun menggunakan plugin untuk mengakses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"4831943061551898619"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Uji Mulai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"3412265149091626468"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Lompat ke Pilihan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"3764800135428056022"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Tawaran menyimpan sandi web </w:t>
            </w:r>
            <w:r w:rsidRPr="00702285">
              <w:rPr>
                <w:rFonts w:ascii="Courier New" w:eastAsia="Times New Roman" w:hAnsi="Courier New" w:cs="Courier New"/>
                <w:color w:val="000000"/>
                <w:sz w:val="20"/>
              </w:rPr>
              <w:lastRenderedPageBreak/>
              <w:t>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"5358016106459232452"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Waktu yang diperlukan untuk memulai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sepenuhnya dalam lingkungan pengujian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"7509179828847922845"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Koneksi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terputus.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"2911372483530471524"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Namespace PID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"1833548837672884324"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"6030886059850316251"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Kirimi saya pengisi daya (charger)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"4267171000817377500"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"8584134039559266300"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tab 8</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"3140978158653201367"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Tema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"8439506636278576865"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Tawarkan penerjemahan laman ke dalam bahasa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"5189060859917252173"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"CERTIFICATE_NAME"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mewakili Otoritas Sertifikasi.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"3785852283863272759"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Email Lokasi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"2255317897038918278"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Time Stamping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"3493881266323043047"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Validitas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"5979421442488174909"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&amp;amp;Terjemahkan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"LANGUAGE"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"1503394326855300303"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Akun pemilik ini harus akun yang masuk pertama dalam sesi fitur masuk banyak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"2662876636500006917"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Toko Web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"676881925959847033"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munculan bilah info secara default saat mengakses pengenal media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"952992212772159698"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"443464694732789311"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"8299269255470343364"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Jepang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"9088659014978240063"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Metrik yang terkait dengan pengaruh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pada CPU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"5187826826541650604"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"KEY_NAME"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"6429639049555216915"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ini aplikasi tidak dapat dijangkau.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"1243314992276662751"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Unggah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"2144536955299248197"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Penampil Sertifikat: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"CERTIFICATE_NAME"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"8261387128019234107"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Tambahkan akun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"PROFILE_NAME"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"3535652963535405415"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dukungan eksperimental API MIDI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"4945718003175993758"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item peluncur 6</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"2885378588091291677"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Pengelola Tugas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"7412226954991670867"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Memori GPU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"4916679969857390442"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Lensa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"2080796051686842158"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animasi boot wallpaper (kecuali untuk kasus OOBE).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"305932878998873762"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Cache Sederhana untuk HTTP adalah cache baru. Cache tersebut bergantung pada sistem file untuk alokasi ruang disk.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"8962083179518285172"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Detail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"5695323626817702678"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sebentar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"2359808026110333948"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"7699168913876368200"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daftar perangkat yang telah Anda masuki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"4235200303672858594"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Seluruh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"5951823343679007761"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baterai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"479555359673800162"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Pengautentikasian Ulang Pengelola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"8569682776816196752"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ditemukan tujuan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"1618661679583408047"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keamanan server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"5396704340251753095"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dukungan MTP dalam Pengelola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"7039912931802252762"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Smart Card Logon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"5436430103864390185"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Jendela berbentuk tidak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"1529798832346767951"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Coba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lastRenderedPageBreak/>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Alat Pengembang Ekstensi &amp;amp; Aplikasi Chrome</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yang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"3915280005470252504"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dengan suara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"3752582316358263300"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"6224481128663248237"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Berhasil menyelesaikan pemformatan!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"3065140616557457172"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Ketik untuk mencari atau masukkan URL untuk menavigasi - semuanya dapat digunakan.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"3643454140968246241"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Menyinkronkan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"5801379388827258083"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Mengunduh kamus periksa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"5509693895992845810"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Simp&amp;amp;an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"5986279928654338866"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Server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memerlukan nama pengguna dan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"8581690024797204327"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256</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"2491120439723279231"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mengandung kesalahan.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"5765780083710877561"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Deskripsi: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"1740044382983372319"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Terpasang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"338583716107319301"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Pemisah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"2079053412993822885"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salah satu sertifikat dihapus, Anda tidak akan dapat lagi menggunakannya untuk mengidentifikasi diri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"7221869452894271364"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"8446884382197647889"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"9006533633560719845"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 pengguna untuk skrip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"4555769855065597957"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Bayangan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"4366837566726634418"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Penggunaan memori bersama dari semua proses yang terkait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"6787839852456839824"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Pintasan keyboard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"1327297493974051953"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Nonaktifkan penundaan </w:t>
            </w:r>
            <w:r w:rsidRPr="00702285">
              <w:rPr>
                <w:rFonts w:ascii="Courier New" w:eastAsia="Times New Roman" w:hAnsi="Courier New" w:cs="Courier New"/>
                <w:color w:val="000000"/>
                <w:sz w:val="20"/>
              </w:rPr>
              <w:lastRenderedPageBreak/>
              <w:t>klik.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"6791443592650989371"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Status aktivasi: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"4801257000660565496"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Pintasan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"8154790740888707867"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"2498826285048723189"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dihapus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"6175314957787328458"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Domain GUID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"6883209331334683549"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Bantuan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"6970480684834282392"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Tipe rintisan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"8179976553408161302"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Enter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"6422329785618833949"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Foto dibalik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"691321796646552019"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Hentikan!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"8026964361287906498"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(Dikelola oleh kebijakan perusahaan)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"8261506727792406068"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"7800518121066352902"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Putar &amp;amp;Berlawanan Arah Jarum Jam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"345693547134384690"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gambar d&amp;amp;i 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"7422192691352527311"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Preferensi...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"9004952710076978168"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Menerima pemberitahuan untuk printer yang tidak dikenal.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"3911824782900911339"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"4545759655004063573"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menyimpan karena izin tidak memadai. Simpan ke lokasi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"3077195744811823826"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Now di desktop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"354211537509721945"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Pembaruan dinonaktifkan oleh administrator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"1375198122581997741"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Tentang Versi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"642282551015776456"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ini tidak dapat digunakan sebagai nama file atau folder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"6915804003454593391"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"7915471803647590281"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Beri tahu kami apa yang terjadi sebelum mengirim masukan.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"5725124651280963564"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Masuklah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lastRenderedPageBreak/>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"TOKEN_NAME"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membuat kunci bagi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"3206175707080061730"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dengan nama &amp;quot;$1&amp;quot; sudah ada. Apakah Anda ingin menggantikannya?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"5976160379964388480"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Yang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"3439970425423980614"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Membuka PDF dalam Pratinjau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"1648797160541174252"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Proxy jaringan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"3527085408025491307"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"2375701438512326360"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Paksa dukungan layar sentuh untuk selalu diaktifkan atau dinonaktifkan, atau diaktifkan jika layar sentuh terdeteksi saat memulai (Otomatis,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"3665842570601375360"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Keamanan: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"5699533844376998780"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telah ditambahkan.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"1430915738399379752"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Cetak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"7999087758969799248"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standar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"8958084571232797708"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URL konfigurasi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"2635276683026132559"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Penandatanganan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"4835836146030131423"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masuk ke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"2475982808118771221"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Terjadi kesalahan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"3324684065575061611"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(Dinonaktifkan oleh kebijakan perusahaan)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"7385854874724088939"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yang salah saat mencetak. Periksa pencetak Anda dan coba kembali.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"770015031906360009"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Yunani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"7455133967321480974"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default global (Cekal)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"8463215747450521436"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 yang diawasi ini dapat dihapus atau dinonaktifkan oleh pengelola. Hubungi pengelola jika Anda ingin terus masuk sebagai pengguna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"3454157711543303649"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Aktivasi 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"3895034729709274924"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Aktifkan Debugging </w:t>
            </w:r>
            <w:r w:rsidRPr="00702285">
              <w:rPr>
                <w:rFonts w:ascii="Courier New" w:eastAsia="Times New Roman" w:hAnsi="Courier New" w:cs="Courier New"/>
                <w:color w:val="000000"/>
                <w:sz w:val="20"/>
              </w:rPr>
              <w:lastRenderedPageBreak/>
              <w:t>Senyap.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"884923133447025588"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ditemukan mekanisme pembatalan.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"8830796635868321089"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Gagal melakukan pemeriksaan pembaruan menggunakan setelan proxy. Sesuaikan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"PROXY_SETTINGS_LINK_START"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proxy</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"PROXY_SETTINGS_LINK_END"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"7801746894267596941"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Hanya seseorang yang memiliki frasa sandi Anda yang dapat membaca data Anda yang dienkripsi. Frasa sandi tidak dikirim ke atau disimpan oleh Google. Jika Anda lupa frasa sandi, Anda harus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"9218350802691534808"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tampilkan-pada-lukisan-pertama untuk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"5771849619911534867"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Pemindaian perangkat berhenti.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"291886813706048071"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dapat menelusuri dari sini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"SEARCH_ENGINE"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"556042886152191864"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Tombol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"1638861483461592770"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implementasi sorotan ketuk isyarat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"132090119144658135"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Kecocokan Subjek: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"7582844466922312471"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"7851842096760874408"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Kualitas perbesaran tangkapan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"6017225534417889107"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"383161972796689579"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Pemilik perangkat ini telah menonaktifkan pengguna baru agar tidak ditambahkan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"945522503751344254"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Kirim masukan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"1215411991991485844"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 latar belakang yang baru telah ditambahkan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"7158238151765743968"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Sambungan ke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sedang dalam proses.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"8782565991310229362"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Peluncuran aplikasi kios dibatalkan.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"2252923619938421629"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Bantu menjadikan Google Chrome lebih baik dengan melaporkan setelan saat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"4647697156028544508"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PIN untuk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"1062866675591297858"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Mengelola pengguna yang dilindungi milik Anda menggunakan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Dasbor </w:t>
            </w:r>
            <w:r w:rsidRPr="00702285">
              <w:rPr>
                <w:rFonts w:ascii="Courier New" w:eastAsia="Times New Roman" w:hAnsi="Courier New" w:cs="Courier New"/>
                <w:color w:val="000000"/>
                <w:sz w:val="20"/>
              </w:rPr>
              <w:lastRenderedPageBreak/>
              <w:t>Pengguna yang Dilindungi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"7671130400130574146"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bilah judul dan batas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"9111791539553342076"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gagal memodifikasi tajuk tanggapan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"HEADER_NAME"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dari suatu permintaan jaringan karena modifikasi bertentangan dengan ekstensi lain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"9170848237812810038"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&amp;amp;Urung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"284970761985428403"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"ASCII_NAME"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"UNICODE_NAME"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"3903912596042358459"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menolak untuk memenuhi permintaan.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"8135557862853121765"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"NUM_KILOBYTES"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ribu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"9031126959232087887"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Tunda operasi dekode gambar dalam WebKit hingga penggambaran.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"2731392572903530958"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K&amp;amp;embali Jendela yang Tertutup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"476950697228943547"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Tertanam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"6509136331261459454"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pengguna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"6561726789132298588"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"1254593899333212300"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Sambungan internet langsung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"6107012941649240045"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Diterbitkan Untuk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"3828373662010953415"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menu avatar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"6483805311199035658"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Membuka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"940425055435005472"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Ukuran font: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"494286511941020793"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Bantuan Konfigurasi Proxy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"2765217105034171413"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Kecil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"9154176715500758432"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Tetap di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"7938594894617528435"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Sedang 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"6825883775269213504"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Rusia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"9150045010208374699"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Menggunakan kamera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"3842552989725514455"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Font Serif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"6898440773573063262"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Kiosk sekarang dapat dikonfigurasi untuk peluncuran otomatis di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"1813278315230285598"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Layanan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"88986195241502842"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Page down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"6860097299815761905"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proxy...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"3672159315667503033"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menyimpan data besar pada komputer lokal Anda secara permanen.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"373572798843615002"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"4806065163318322702"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Menghidupkan/mematikan masukan ucapan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"6190185222845843088"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server kotak pasir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"3574772456110518971"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dukungan Chromecast eksperimental yang memungkinkan pemutaran dan pengontrolan video dari web di perangkat Chromecast.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"3911073280391218446"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"USER_DISPLAY_NAME"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(nama yang digunakan pada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"3177048931975664371"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Klik untuk menyembunyikan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"5852137567692933493"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Mulai Ulang dan Powerwash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"3092544800441494315"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Sertakan tangkapan layar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"2633199387167390344"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"USAGE"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MB ruang disk.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"472177018469288237"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Wallet tidak aktif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"7730449930968088409"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Menangkap konten layar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"1431605150566631089"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pengisi daya (charger)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"5330145655348521461"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File ini dibuka pada desktop yang berbeda. Pindahkan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"MAIL_ADDRESS"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untuk melihatnya.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"7714464543167945231"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"9148507642005240123"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&amp;amp;Urungkan pengeditan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"4966802378343010715"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pengguna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"3616741288025931835"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&amp;amp;Hapus Data Perambanan...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"3313622045786997898"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Nilai Tanda Tangan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"6105366316359454748"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proxy adalah server yang bertindak sebagai perantara antara perangkat Anda dengan server lain. Sekarang, sistem Anda dikonfigurasi untuk menggunakan proxy, tetapi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tidak dapat tersambung ke sana.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"8535005006684281994"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Netscape Certificate Renewal 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"6970856801391541997"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Cetak Halaman Khusus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"7828106701649804503"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Menentukan lebar ubin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"2440604414813129000"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s&amp;amp;umber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"816095449251911490"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"SPEED"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"RECEIVED_AMOUNT"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"TIME_REMAINING"</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"1084300930170237385"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Informasi transparansi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"774465434535803574"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&amp;quot;Kemas Ekstensi&amp;quot;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"8200772114523450471"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"5750676294091770309"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Dicekal oleh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"1302191857856401062"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Memungkinkan pengalihan cepat antara pengguna di menu avatar.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"7865978820218947446"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"523299859570409035"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pemberitahuan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"5470861586879999274"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&amp;amp;Ulangi pengeditan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"7017480957358237747"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mengizinkan atau melarang situs web tertentu,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"1029595648591494741"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Coba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"5423849171846380976"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"4080955692611561961"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Google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"7077872827894353012"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Protokol penanganan yang diabaikan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"3158564748719736353"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pemberitahuan ditampilkan saat perangkat tersambung ke jaringan di belakang portal tertahan.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"5397794290049113714"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"40620511550370010"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sandi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"600424552813877586"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"7119832699359874134"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Kode CVC tidak valid. Harap periksa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"7975036700432177008"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Cobalah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"3855472144336161447"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Neo 2 Jerman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"1122988962988799712"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WebGL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"7762095352367421639"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Pemberitahuan Tersinkron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"9154194610265714752"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Diperbarui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"1803133642364907127"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Verifikasi Konten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"5438430601586617544"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(Belum dirilis)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"6460601847208524483"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Temukan Berikutnya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"397703832102027365"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Mengakhiri...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"8146177459103116374"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Jika Anda telah terdaftar di perangkat ini, Anda dapat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"LINK2_START"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sebagai pengguna yang ada</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"LINK2_END"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"5072836811783999860"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bookmark yang dikelola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"4856478137399998590"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Layangan data seluler Anda diaktifkan dan siap untuk digunakan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"3305389145870741612"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Proses pemformatan dapat memakan waktu beberapa detik. Harap tunggu.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"3648607100222897006"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Fitur eksperimental ini bisa berubah, rusak, atau hilang kapan saja. Kami sama sekali tidak menjamin apa yang akan terjadi saat eksperimen ini dinyalakan, siapa tahu browser Anda tiba-tiba hangus terbakar! Becanda! Tapi bisa jadi browser akan menghapus semua data, atau keamanan dan </w:t>
            </w:r>
            <w:r w:rsidRPr="00702285">
              <w:rPr>
                <w:rFonts w:ascii="Courier New" w:eastAsia="Times New Roman" w:hAnsi="Courier New" w:cs="Courier New"/>
                <w:color w:val="000000"/>
                <w:sz w:val="20"/>
              </w:rPr>
              <w:lastRenderedPageBreak/>
              <w:t>privasi Anda akan disusupi secara tak terduga. Eksperimen yang Anda aktifkan akan diaktifkan untuk semua pengguna browser ini. Lanjutkan dengan hati-hati.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"3937640725563832867"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Alternatif Penerbit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"4701488924964507374"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"SENTENCE1"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"SENTENCE2"</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"1163931534039071049"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&amp;amp;Lihat sumber bingkai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"8770196827482281187"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Persia (Tata letak ISIRI 2901)</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"6423239382391657905"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OpenVPN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"5642953011762033339"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Putuskan kaitan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"7564847347806291057"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Akhiri proses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"7847212883280406910"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Tekan Ctrl + Alt + S untuk beralih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"IDS_SHORT_PRODUCT_OS_NAME"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"1607220950420093847"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Akun Anda mungkin telah dihapus atau dinonaktifkan. Harap 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"5613695965848159202"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Identitas anonim: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"4331990704689932958"</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diperbarui secara otomatis sehingga Anda selalu memiliki versi terbaru.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"5159383109919732130"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hapus perangkat Anda dulu!</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"LINE_BREAKS"</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Menghapus perangkat Anda saat digunakan dapat menyebabkan hilangnya data.  Tunggu hingga operasi berakhir, lalu keluarkan perangkat menggunakan aplikasi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"3411172647261449857"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TLS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"7253521419891527137"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&amp;amp;Pelajari Lebih Lanjut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"496226124210045887"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Folder yang Anda pilih berisi file sensitif. Apakah Anda yakin ingin memberikan izin pada &amp;quot;$1&amp;quot; untuk akses membaca secara permanen ke folder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"6463607988716135494"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dipasang dari jarak jauh.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"8698464937041809063"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Gambar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"1539714775460645859"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Peluncur Aplikasi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"7255935316994522020"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"142758023928848008"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tombol lengket (untuk menampilkan pintasan keyboard dengan mengetiknya secara berurutan)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"2836802726677668254"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"5233930340889611108"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WebKit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"8260864402787962391"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Mouse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"1775135663370355363"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Menampilkan riwayat dari perangkat ini.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"8276560076771292512"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Kosongkan Cache dan Muat Ulang Keras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"9076523132036239772"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email atau sandi Anda tidak dapat diverifikasi. Coba sambungkan ke jaringan terlebih dulu.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"4260442535208228602"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ke 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"6965978654500191972"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"5295309862264981122"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Konfirmasikan Navigasi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"718827667662449283"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Kerajaan Inggris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"358796204584394954"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Ketik kode ini di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untuk menyandingkan: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"6102988872254107946"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Meskipun Anda telah mengunjunginya sebelumnya, saat ini situs web ini tidak aman. Google Penjelajahan Aman baru saja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mendeteksi perangkat lunak perusak</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Situs web yang biasanya aman terkadang terinfeksi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"2908999529399859069"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batalkan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"5804241973901381774"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"901834265349196618"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"8382207127145268451"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Proxy Kompresi Data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"5038863510258510803"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"1973491249112991739"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Gagal mengunduh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"5527474464531963247"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juga dapat memilih jaringan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"5546865291508181392"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"6418481728190846787"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akses untuk semua aplikasi secara permanen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"1999115740519098545"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memulai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"6120205520491252677"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Pasang pin laman ini ke layar Awal...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"4190120546241260780"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item peluncur 5</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"194030505837763158"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Buka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"8272443605911821513"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ekstensi Anda dengan mengeklik Ekstensi pada menu &amp;quot;Alat lainnya&amp;quot;.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"6905163627763043954"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Cobalah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"3510797500218907545"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WiMAX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"1104054824888299003"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"637062427944097960"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File ini dibuka pada desktop yang berbeda. Pindahkan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"MAIL_ADDRESS"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untuk melihatnya.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"7479479221494776793"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Jika terus tidak melakukan apa-apa, Anda akan keluar dalam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"LOGOUT_TIME_LEFT"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"1465619815762735808"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Klik untuk memainkan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"6941937518557314510"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Masuklah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"TOKEN_NAME"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mengautentikasi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dengan sertifikat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"5850516540536751549"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Jenis file ini tidak didukung. Kunjungi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Toko Web Chrome</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menemukan aplikasi yang dapat membuka jenis file ini.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"BEGIN_LINK_HELP"</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"END_LINK_HELP"</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"7361824946268431273"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Komputer yang lebih cepat, sederhana, dan 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"1313705515580255288"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 riwayat, dan setelan lainnya akan disinkronkan ke Akun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"2099686503067610784"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sertifikat server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"CERTIFICATE_NAME"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"3941565636838060942"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menyembunyikan akses ke program ini, Anda perlu mencopot pemasangan dengan menggunakan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"CONTROL_PANEL_APPLET_NAME"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 Panel Kontrol.</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Apakah Anda ingin memulai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"CONTROL_PANEL_APPLET_NAME"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"9027603907212475920"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Siapkan sinkronisasi...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"6873213799448839504"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Terima string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"7238585580608191973"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SHA-256 Fingerprint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"2501278716633472235"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Kembali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"3588662957555259973"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Foto Google profil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"131461803491198646"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asal, tidak dalam jelajah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"7377249249140280793"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"RELATIVE_DATE"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"FULL_DATE"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"1285320974508926690"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pernah terjemahkan situs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"3613422051106148727"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&amp;amp;Buka di 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"8954894007019320973"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"4441124369922430666"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Ingin memulai aplikasi ini secara otomatis saat komputer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"3748412725338508953"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Terlalu banyak arahan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"7741303706372017829"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Pengisi daya (charger) yang ditarik kembali milik saya tidak perlu diganti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"2543440242089979510"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Google Cloud Print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"5833726373896279253"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ini hanya boleh diubah-ubah oleh pemiliknya: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"9203962528777363226"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Administrator perangkat ini telah menonaktifkan pengguna baru agar tidak ditambahkan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"3758760622021964394"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ingin menonaktifkan kursor mouse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"8341840687457896278"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gagal memberikan kredensial ke permintaan jaringan karena ekstensi lain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telah memberikan kredensial yang berbeda.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"5627523580512561598"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ekstensi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lastRenderedPageBreak/>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"8831104962952173133"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Phishing Terdeteksi!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"5633230395929474992"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Aktifkan/Nonaktifkan ChromeVox (masukan lisan)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"4106164762195622179"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Laman yang Anda lihat di tab penyamaran tidak akan disimpan di riwayat browser, penyimpanan cookie, atau riwayat penelusuran setelah Anda menutup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semua</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tab penyamaran. File apa pun yang diunduh atau bookmark yang dibuat akan tetap disimpan.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"1209796539517632982"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nama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"3483478257908563395"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berusaha mencapai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namun server menyajikan sertifikat yang tidak valid. Otoritas yang membuat sertifikat tidak diizinkan untuk berbicara atas nama beberapa situs web. Salah satu situs web itu disebutkan dalam sertifikat, walaupun seharusnya tidak demikian.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"8392451568018454956"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Menu opsi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"USER_EMAIL_ADDRESS"</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"6452181791372256707"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Tolak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"6751344591405861699"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"WINDOW_TITLE"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(Penyamaran)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"6681668084120808868"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Ambil foto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"1368265273904755308"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Laporkan masalah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"780301667611848630"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terima kasih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"8209677645716428427"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 yang diawasi dapat menjelajah web dengan panduan Anda. Sebagai pengelola pengguna yang dilindungi di Chrome, Anda dapat: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"2812989263793994277"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tampilkan gambar apa pun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"722363467515709460"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kaca pembesar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"7190251665563814471"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Selalu izinkan plugin ini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"2043684166640445160"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menampilkan laman web karena komputer Anda tidak tersambung ke internet.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"5390222677196640946"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cookie dan data situs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"4672657274720418656"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Saring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"3958548648197196644"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Burung Kiwi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"1514298457297359873"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Memungkinkan aplikasi untuk menggunakan API Soket NaCl. Gunakan hanya untuk menguji plugin NaCl.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"8263231521757761563"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Penangan protokol aktif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"2749756011735116528"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"8434480141477525001"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Port Debug NaCl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"2653131220478186612"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Hal itu mungkin menyakitkan. Jangan bilang kami tidak memperingatkan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"1979444449436715782"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Kualitas pengecilan tangkapan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"8579549103199280730"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Ditanyakan secara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"1330145147221172764"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keyboard di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"8925458182817574960"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&amp;amp;Setelan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"6361850914223837199"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Detail kesalahan: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"8948393169621400698"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Selalu izinkan plugin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"6527303717912515753"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Bagikan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"8211154138148153396"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Pemberitahuan penemuan perangkat di jaringan lokal.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"3893536212201235195"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Baca dan ubah setelan aksesibilitas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"5039512255859636053"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 TB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"4285498937028063278"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Lepas pin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"8734073480934656039"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Dengan mengaktifkan setelan ini, Anda memungkinkan aplikasi kios diluncurkan secara otomatis saat memulai.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"2588322182880276190"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Logo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"5449624072515809082"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koreksi otomatis teks saat mengetik. Periksa ejaan yang sinkron tidak kompatibel dengan fitur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"2668079306436607263"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Navigasi riwayat dengan gulir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"2350796302381711542"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"HANDLER_HOSTNAME"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membuka semua tautan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"PROTOCOL"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sebagai ganti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"REPLACED_HANDLER_TITLE"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"320825648481311438"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diaktifkan, browser mengelola proses masuk dan keluar akun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"7066944511817949584"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tersambung ke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"4436068767502531396"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ini Google Drive tidak dapat menyinkronkan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Coba lagi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"7225179976675429563"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Jenis jaringan hilang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"5436492226391861498"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Menunggu terowongan proxy...</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"3803991353670408298"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metode masukan lain sebelum menghapus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"4209267054566995313"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mouse atau touchpad yang terdeteksi.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"3369521687965833290"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membuka paket ekstensi. Untuk membuka paket ekstensi dengan aman, harus tersedia jalur ke direktori profil Anda yang mulai dengan sebuah huruf drive dan tidak berisi junction point, mount point, atau tautan simbolik. Tidak ada jalur yang seperti itu untuk profil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"337920581046691015"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akan dipasang.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"5636996382092289526"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Untuk menggunakan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pertama Anda harus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"LINK_START"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mengunjungi laman proses masuk jaringan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"LINK_END"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yang akan otomatis terbuka dalam beberapa detik. Jika hal itu tidak terjadi, jaringan tidak akan dapat digunakan.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"8579896762084163417"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Native Client Portabel.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"7048141481140415714"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Ctrl+Alt+Shift+8 untuk beralih mode pemaksimalan TouchView.</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"5139955368427980650"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"8136149669168180907"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"DOWNLOADED_AMOUNT"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"TOTAL_SIZE"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diunduh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"4643612240819915418"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Buka Vide&amp;amp;o di Tab </w:t>
            </w:r>
            <w:r w:rsidRPr="00702285">
              <w:rPr>
                <w:rFonts w:ascii="Courier New" w:eastAsia="Times New Roman" w:hAnsi="Courier New" w:cs="Courier New"/>
                <w:color w:val="000000"/>
                <w:sz w:val="20"/>
              </w:rPr>
              <w:lastRenderedPageBreak/>
              <w:t>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"2791952154587244007"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Terjadi kesalahan. Aplikasi kios tidak akan dapat diluncurkan secara otomatis di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"7997479212858899587"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Identitas: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"2213819743710253654"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Tindakan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"641105183165925463"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$1 MB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"4533259260976001693"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Ciutkan/Luaskan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"7867718029373300695"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Mengalihkan HUD sentuhan proyeksi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"6391538222494443604"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Direktori masukan harus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"7088615885725309056"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Lawas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"8962198349065195967"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ini dikonfigurasi oleh administrator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"357479282490346887"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Lituavi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"2143778271340628265"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Konfigurasi proxy manual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"440150639010863291"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Google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"8888432776533519951"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Warna: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"5294529402252479912"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Mutakhirkan Adobe Reader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"641087317769093025"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mengekstrak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"7461850476009326849"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masing-masing 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"2231990265377706070"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Tanda seru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"7199540622786492483"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sudah usang karena tidak dipakai lumayan lama. Pembaruan telah tersedia dan akan diterapkan setelah Anda menutup dan membukanya kembali.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"2171101176734966184"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berusaha menjangkau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tetapi server menyajikan sertifikat yang ditandatangani menggunakan algoritme tanda tangan yang lemah. Artinya kredensial keamanan yang disajikan server mungkin telah dipalsukan, dan server tersebut mungkin bukan yang diharapkan (Anda mungkin sedang berkomunikasi dengan penyerang).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"3726527440140411893"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Cookie berikut disetel ketika Anda melihat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"6989763994942163495"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Tampilkan setelan </w:t>
            </w:r>
            <w:r w:rsidRPr="00702285">
              <w:rPr>
                <w:rFonts w:ascii="Courier New" w:eastAsia="Times New Roman" w:hAnsi="Courier New" w:cs="Courier New"/>
                <w:color w:val="000000"/>
                <w:sz w:val="20"/>
              </w:rPr>
              <w:lastRenderedPageBreak/>
              <w:t>lanjutan...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"3320859581025497771"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operator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"2233502537820838181"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Infor&amp;amp;masi selengkapnya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"7691122742290396436"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pemutar audio baru eksperimental, bukan yang stabil.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"8562413501751825163"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Firefox Sebelum Mengimpor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"8686213429977032554"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Drive ini belum dibagikan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"2448046586580826824"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Proxy HTTP 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"4032534284272647190"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Akses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ditolak.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"5958529069007801266"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 yang diawasi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"3129173833825111527"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Batas kiri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"4309420042698375243"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"NUM_KILOBYTES"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"NUM_KILOBYTES_LIVE"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 langsung)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"5554573843028719904"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Wi-Fi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"340282674066624"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"DOWNLOAD_RECEIVED"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"TIME_LEFT"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"7013485839273047434"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Dapatkan ekstensi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"2124335647227850314"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kalibrasi warna layar meskipun layar mendukung fitur tersebut.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"428565720843367874"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lunak antivirus gagal secara tak terduga saat memindai file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"7709152031285164251"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Gagal -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"INTERRUPT_REASON"</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"3838486795898716504"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"PAGE_TITLE"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"7003339318920871147"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Basis data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"8885905466771744233"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Kunci pribadi untuk ekstensi yang ditentukan sudah ada. Gunakan kembali kunci itu atau hapus terlebih dulu.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"7583419135027754249"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Selalu kirimkan aktivitas klik langsung pada tab, bahkan saat aktivitas tersebut merupakan bagian dari isyarat ketuk ganda. Hal ini mempercepat navigasi dan tindakan ketuk lainnya sebesar 300 md di kebanyakan laman, namun artinya tautan dan tombol harus dihindari saat mengetuk dua kali </w:t>
            </w:r>
            <w:r w:rsidRPr="00702285">
              <w:rPr>
                <w:rFonts w:ascii="Courier New" w:eastAsia="Times New Roman" w:hAnsi="Courier New" w:cs="Courier New"/>
                <w:color w:val="000000"/>
                <w:sz w:val="20"/>
              </w:rPr>
              <w:lastRenderedPageBreak/>
              <w:t>untuk memperbesar/memperkecil.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"4100843820583867709"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Permintaan Berbagi Layar Google Talk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"2406941037785138796"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"5030338702439866405"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Diterbitkan Oleh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"7940103665344164219"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Penggunaan Memori Bersama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"2728127805433021124"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ditandai menggunakan algoritme yang lemah.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"7388044238629873883"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hampir 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"2137808486242513288"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"129553762522093515"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Barusan ditutup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"1588870296199743671"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Tautan Dengan...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"4761104368405085019"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Menggunakan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"4287167099933143704"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Kunci Pembuka PIN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"3936418843437416078"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Pemasangan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"3129140854689651517"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Temukan teks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"2473195200299095979"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Terjemahkan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"5558129378926964177"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Per&amp;amp;besar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"7667447388810597359"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item peluncur 2</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"3549761410225185768"</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"NUM_TABS_MORE"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"7108668606237948702"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"3087329981864897625"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untaian raster akan menulis langsung ke memori GPU yang terkait dengan ubin.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"6451458296329894277"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Konfirmasikan Pengiriman Ulang Formulir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"4326952458285403282"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penggunaan sistem perenderan font DirectWrite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"2576842806987913196"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Sudah ada file CRX dengan nama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"7015226785571892184"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Aplikasi berikut akan </w:t>
            </w:r>
            <w:r w:rsidRPr="00702285">
              <w:rPr>
                <w:rFonts w:ascii="Courier New" w:eastAsia="Times New Roman" w:hAnsi="Courier New" w:cs="Courier New"/>
                <w:color w:val="000000"/>
                <w:sz w:val="20"/>
              </w:rPr>
              <w:lastRenderedPageBreak/>
              <w:t xml:space="preserve">diluncurkan jika Anda menyetujui permintaan ini: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"APPLICATION"</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"177336675152937177"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aplikasi yang dihosting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"6804671422566312077"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Semua Bookmark di &amp;amp;Jendela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"4356871690555779302"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Situs web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berisi elemen dari situs yang tampaknya menjadi hosting perangkat lunak perusak – perangkat lunak yang dapat membahayakan perangkat atau beroperasi tanpa izin Anda. Hanya dengan mengunjungi situs yang berisi perangkat lunak perusak, perangkat Anda dapat terinfeksi.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"4009293373538135798"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 Tidak Bersih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"7017219178341817193"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laman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"1038168778161626396"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Khusus Penyandi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"8765985713192161328"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penangan...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"7179921470347911571"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Luncurkan Ulang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"9065203028668620118"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"2251218783371366160"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menggunakan penampil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"1177863135347784049"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Sesuaikan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"4881695831933465202"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"3968103409306279789"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Laman Tab Baru dengan gaya baru diaktifkan atau tidak.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"6225378837831321064"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Menyambungkan...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"3593965109698325041"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Kendala Nama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"4358697938732213860"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alamat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"8396532978067103567"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"5981759340456370804"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Statistik bagi para 'nerd'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"9035022520814077154"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keamanan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"7293654927214385623"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Mengaktifkan QUIC melalui saluran Enkripsi yang Diautentifikasi (dapat mengganti transaksi </w:t>
            </w:r>
            <w:r w:rsidRPr="00702285">
              <w:rPr>
                <w:rFonts w:ascii="Courier New" w:eastAsia="Times New Roman" w:hAnsi="Courier New" w:cs="Courier New"/>
                <w:color w:val="000000"/>
                <w:sz w:val="20"/>
              </w:rPr>
              <w:lastRenderedPageBreak/>
              <w:t>HTTPS). Tanpa bendera ini, hanya permintaan HTTP yang didukung melalui QUIC. Tindakan ini hanya berpengaruh jika protokol QUIC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"8435379444928791035"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cookie serta data situs dan plugin lainnya saat Anda 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"6723661294526996303"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Impor bookmark dan setelan...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"1782924894173027610"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sinkronisasi sibuk. Coba lagi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"6512448926095770873"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 dari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"2867768963760577682"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sebagai Tab Terpasang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"8631032106121706562"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Puspa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"1639239467298939599"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"5457599981699367932"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Jelajahi sebagai Tamu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"8525428584879632762"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Diaktifkan di laman hasil penelusuran atau saat masukan sedang dalam proses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"2487656424763972284"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Easy Unlock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"7047998246166230966"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Penunjuk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"743268637741709136"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penelusuran suara dalam Peluncur Aplikasi. Jika dinonaktifkan, pengguna tidak akan dapat menelusuri dengan ucapan.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"3252266817569339921"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Prancis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"2665717534925640469"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sekarang menjadi layar penuh dan telah menonaktifkan kursor mouse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"3414952576877147120"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Ukuran: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"7009102566764819240"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Berikut adalah daftar semua elemen tidak aman untuk laman. Klik tautan Diagnosis untuk informasi lengkap tentang untaian perangkat lunak perusak bagi sumber tertentu. Jika Anda mengetahui bahwa sumber dilaporkan secara salah sebagai phishing, klik tautan 'Laporkan kesalahan'.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"3592260987370335752"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&amp;amp;Pelajari lebih lanjut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"3631337165634322335"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di bawah hanya berlaku untuk sesi samaran saat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"676327646545845024"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pernah menampilkan dialog lagi untuk semua tautan jenis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"1485146213770915382"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"SEARCH_TERMS_LITERAL"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 URL tempat frasa penelusuran akan ditampilkan.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"8141725884565838206"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sandi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"4839303808932127586"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Sim&amp;amp;pan video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"317583078218509884"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izin situs baru akan berlaku setelah laman dimuat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"3135204511829026971"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Memutar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"1317502925920562130"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Ini Beranda Yang Anda Harapkan?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"7763146744708046348"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mengumpulkan data - ini dapat membuat jadi lambat!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"8616352574453019203"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mengimpor modul yang dibagikan dengan ID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"IMPORT_ID"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karena tidak diizinkan oleh daftar putih.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"5626134646977739690"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"4899837262951879307"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sentuh gulir.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"5854409662653665676"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Anda mengalami masalah berulang kali, Anda dapat mencoba hal berikut untuk memecahkan masalah dengan modul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"3776796446459804932"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melanggar kebijakan Toko Web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"3681007416295224113"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Informasi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"3046084099139788433"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tab 7</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"8230421197304563332"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Saat ini penyerang yang berada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mungkin berusaha memasang program berbahaya di komputer Anda yang dapat mencuri dan menghapus informasi Anda (misalnya, foto, sandi, pesan, dan 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"189358972401248634"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Bahasa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"721197778055552897"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Selengkapnya</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tentang masalah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"1699395855685456105"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Revisi perangkat keras: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"4699172675775169585"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dan gambar yang disimpan dalam cache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"6680028776254050810"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Alihkan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"2908789530129661844"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Memperkecil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"212464871579942993"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Situs web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berisi elemen dari situs yang tampaknya menginangi perangkat lunak perusak, yakni perangkat lunak yang dapat membahayakan komputer atau beroperasi tanpa izin Anda. Mengunjungi situs yang menginangi perangkat lunak perusak dapat menginfeksi komputer Anda. Situs web tersebut juga menginangi konten dari situs yang dilaporkan sebagai situs &amp;quot;phishing&amp;quot;. Situs phishing menipu pengguna agar mengungkapkan informasi pribadi atau keuangan, biasanya dengan menyamar sebagai lembaga terpercaya, misalnya bank.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"2673135533890720193"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Membaca riwayat penjelajahan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"6860427144121307915"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di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"887692350334376364"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media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"8156020606310233796"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Tampilan daftar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"146000042969587795"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Bingkai ini diblokir karena berisi sejumlah konten tidak 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"3258924582848461629"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tulisan tangan untuk bahasa Jepang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"8426564434439698958"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&amp;amp;Telusuri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"SEARCH_ENGINE"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gambar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"4375035964737468845"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Membuka file yang diunduh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"3968739731834770921"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"7387829944233909572"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Dialog &amp;quot;Hapus data penjelajahan&amp;quot;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"8023801379949507775"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Perbarui ekstensi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"5963453369025043595"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"NUM_HANDLES"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"NUM_KILOBYTES_LIVE"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maksimal)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"2524800364695118482"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Ini Dapat: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"6782622603507084740"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API Penelusuran yang Disematkan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"4348766275249686434"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Kumpulkan kesalahan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"3298789223962368867"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URL yang dimasukkan tidak </w:t>
            </w:r>
            <w:r w:rsidRPr="00702285">
              <w:rPr>
                <w:rFonts w:ascii="Courier New" w:eastAsia="Times New Roman" w:hAnsi="Courier New" w:cs="Courier New"/>
                <w:color w:val="000000"/>
                <w:sz w:val="20"/>
              </w:rPr>
              <w:lastRenderedPageBreak/>
              <w:t>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"2202898655984161076"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Ada masalah dengan pencantuman printer. Beberapa printer Anda mungkin tidak berhasil didaftarkan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"CLOUD_PRINT_NAME"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"6154697846084421647"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Saat ini telah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"1454188386658974462"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Memasukkan ulang sandi akan memungkinkan Anda masuk saat 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"8241707690549784388"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yang dicari menggunakan informasi yang Anda masukkan. Kembali ke laman tersebut dapat menyebabkan pengulangan tindakan apa pun yang Anda lakukan. Apakah Anda ingin melanjutkan?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"5359419173856026110"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Menunjukkan frekuensi gambar laman yang sebenarnya, dalam bingkai per detik, saat akselerasi perangkat keras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"3462200631372590220"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 lanjutan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"4104163789986725820"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E&amp;amp;kspor...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"9022026332614591902"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Munculan diblokir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"POP_UP_COUNT"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"380408572480438692"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koleksi data kinerja akan membantu meningkatkan sistem sepanjang waktu. Tidak ada data yang terkirim hingga mengajukan laporan masukan (Alt-Shift-I) dan menyertakan data kinerja. Anda dapat kembali ke layar ini untuk menonaktifkan koleksi kapan saja.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"3654045516529121250"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Baca setelan aksesibilitas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"2113479184312716848"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&amp;amp;Berkas...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"884264119367021077"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Alamat pengiriman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"634208815998129842"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Pengelola tugas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"8475313423285172237"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Program lain di komputer Anda menambahkan ekstensi yang dapat mengubah cara kerja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"4850458635498951714"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Menambahkan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"3140353188828248647"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Fokus ke bilah alamat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"1371806038977523515"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ini dikontrol oleh: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"2020262498093941982"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Jawaban di Saran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"6462082050341971451"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masih di sana?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"3173002765127962599"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touchcancel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"5565871407246142825"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"2587203970400270934"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Kode operator: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"3355936511340229503"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sambungan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"736108944194701898"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Kecepatan mouse: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"4350711002179453268"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melakukan koneksi yang aman ke server. Mungkin ada masalah dengan server, atau mungkin memerlukan sertifikat autentikasi klien yang tidak Anda miliki.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"750509436279396091"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folder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"5963026469094486319"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Dapatkan tema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"7586312264284919041"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Ingin menerjemahkan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"3855072293748278406"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plugin tidak dimasukkan kotak pasir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"8357224663288891423"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Pintasan Keyboard untuk Ekstensi dan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"1893137424981664888"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plugin yang dipasang.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"4919810557098212913"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menggunakan kamera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"5434706434408777842"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F3</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"3718288130002896473"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Perilaku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"2300302924877190394"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Google Drive di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"4813512666221746211"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"8711402221661888347"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Burger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"1967178421351654130"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Kartu Anda telah terlindungi oleh Kartu Virtual Google Wallet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"FRONTING_CREDIT_CARD"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nomor ini akan muncul di tanda terima Anda. Pembelian ini masih tetap dibebankan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"BACKING_CREDIT_CARD"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"1254117744268754948"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Folder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"2168725742002792683"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"7936369818837152377"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Waktu yang diperlukan untuk memulihkan sesi penjelajahan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"3974195870082915331"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Klik untuk menampilkan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"2612676031748830579"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Nomor 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"1753905327828125965"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Sering Dibuka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"4543778593405494224"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Pengelola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"8116972784401310538"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&amp;amp;Pengelola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"3737514536860147030"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 tentang penjelajahan dalam penyamaran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"621638399744152264"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"VALUE"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"3082520371031013475"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touchpad dan mouse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"4927301649992043040"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Kemas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"5939518447894949180"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Atur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"8679658258416378906"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tab 5</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"9049835026521739061"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Hangul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"4763816722366148126"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metode masukan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"6458308652667395253"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pencekalan JavaScript...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"8435334418765210033"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yang diingat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"512608082539554821"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transisi selama tutorial awal akan bergerak.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"8632275030377321303"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Proxy tidak dapat dimodifikasi oleh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"6449285849137521213"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telah ditambahkan.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"6516193643535292276"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menyambung ke internet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"5125751979347152379"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"9045796838688435193"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Tautan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"PROTOCOL"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sebagai ganti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"REPLACED_HANDLER_TITLE"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"4467801982834340084"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Identitas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"ORGANIZATION"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"LOCALITY"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diverifikasi </w:t>
            </w:r>
            <w:r w:rsidRPr="00702285">
              <w:rPr>
                <w:rFonts w:ascii="Courier New" w:eastAsia="Times New Roman" w:hAnsi="Courier New" w:cs="Courier New"/>
                <w:color w:val="000000"/>
                <w:sz w:val="20"/>
              </w:rPr>
              <w:lastRenderedPageBreak/>
              <w:t xml:space="preserve">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namun tidak memiliki rekaman audit publik.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"8206354486702514201"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ini diberlakukan oleh administrator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"6040143037577758943"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"5787146423283493983"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Perjanjian Kunci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"4265682251887479829"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menemukan yang Anda cari?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"216169395504480358"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Wi-Fi...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"1804251416207250805"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mengirim ping pengauditan hyperlink.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"5116628073786783676"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Sim&amp;amp;pan Audio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"6172346010137455972"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Sudah siap.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"9166510596677678112"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Kirimkan email ke orang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"2557899542277210112"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akses yang cepat, tempatkan bookmark pada bilah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"2749881179542288782"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Grammar Dengan Ejaaan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"5105855035535475848"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Sematkan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"5707604204219538797"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Kata berikutnya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"5896465938181668686"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Hentikan plugin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"7904402721046740204"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Mengautentikasi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"2752805177271551234"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riwayat masukan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"7268365133021434339"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Tutup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"5215712921329117107"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baru plus saran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"9131598836763251128"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satu atau beberapa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"6221345481584921695"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Google Penjelajahan Aman baru saja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mendeteksi perangkat lunak perusak</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Situs web yang biasanya aman terkadang terinfeksi perangkat lunak perusak. Konten berbahaya datang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"SUBRESOURCE_HOST"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yang dikenal luas sebagai distributor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"4589268276914962177"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Terminal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"421017592316736757"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harus online untuk </w:t>
            </w:r>
            <w:r w:rsidRPr="00702285">
              <w:rPr>
                <w:rFonts w:ascii="Courier New" w:eastAsia="Times New Roman" w:hAnsi="Courier New" w:cs="Courier New"/>
                <w:color w:val="000000"/>
                <w:sz w:val="20"/>
              </w:rPr>
              <w:lastRenderedPageBreak/>
              <w:t>mengakses file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"3423858849633684918"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Harap Luncurkan Ulang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"1232569758102978740"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Tanpa Judul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"3489444618744432220"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Diizinkan oleh kebijakan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"3925247638945319984"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tidak memiliki log WebRTC yang direkam baru-baru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"6626108645084335023"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Menunggu penyelidikan DNS.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"1903219944620007795"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masukan teks, pilih bahasa untuk melihat metode masukan yang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"1850508293116537636"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Putar &amp;amp;searah jarum jam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"76113267417806263"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 saya yakin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"7209475358897642338"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bahasa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"140520891692800925"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"PROFILE_DISPLAY_NAME"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"9149866541089851383"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"8735794438432839558"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Sambungkan ke internet untuk masuk ke Chromebook.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"7939412583708276221"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saja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"8140778357236808512"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Impor pengguna yang dilindungi yang sudah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"6953992620120116713"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HTTPS melalui protokol QUIC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"8737260648576902897"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Pasang Adobe Reader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"7876243839304621966"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"5663459693447872156"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Alihkan ke lebar paruh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"8900820606136623064"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Magyar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"495931528404527476"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"4593021220803146968"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&amp;amp;Buka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"1128987120443782698"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Perangkat penyimpanan ini berkapasitas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"DEVICE_CAPACITY"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Masukkan kartu SD atau stik memori USB yang berkapasitas sekurang-kurangnya 4 GB.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"869257642790614972"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Buka ulang tab yang terakhir </w:t>
            </w:r>
            <w:r w:rsidRPr="00702285">
              <w:rPr>
                <w:rFonts w:ascii="Courier New" w:eastAsia="Times New Roman" w:hAnsi="Courier New" w:cs="Courier New"/>
                <w:color w:val="000000"/>
                <w:sz w:val="20"/>
              </w:rPr>
              <w:lastRenderedPageBreak/>
              <w:t>ditutup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"3978267865113951599"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(Mogok)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"1049926623896334335"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Dokumen Word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"8412145213513410671"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Ngadat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"CRASH_COUNT"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"7003257528951459794"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Frekuensi: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"1248269069727746712"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menggunakan setelan proxy sistem perangkat Anda untuk menyambung ke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"3467267818798281173"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Minta saran dari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"8408402540408758445"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Sangga hasil penelusuran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"5486275809415469523"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membagikan layar Anda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"TAB_NAME"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"8982248110486356984"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Alihkan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"716640248772308851"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dapat membaca file gambar, video, dan suara di lokasi yang dicentang.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"7887864092952184874"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Mouse Bluetooth disandingkan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"7649070708921625228"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Bantuan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"858637041960032120"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nomor telepon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"3210492393564338011"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"6637478299472506933"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"3242118113727675434"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HUD untuk titik sentuh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"8308179586020895837"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Tanyakan jika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mengakses kamera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"5129662217315786329"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Polski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"8513974249124254369"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ChromeVox (masukan lisan) diaktifkan. Tekan Ctrl+Alt+Z untuk menonaktifkan.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"117624967391683467"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Menyalin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"3095995014811312755"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"7052500709156631672"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Gerbang atau server proxy menerima tanggapan yang tidak valid dari server upstream.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"281133045296806353"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Jendela baru dibuat pada sesi browser yang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"3605780360466892872"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Pria Berdasi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"4709423352780499397"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yang disimpan secara lokal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"8204484782770036444"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"PERMISSION"</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"7144878232160441200"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"3570985609317741174"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Konten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"3951872452847539732"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proxy jaringan Anda sedang dikelola oleh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"4720113199587244118"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"6442697326824312960"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Lepas Sematan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"8714406895390098252"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Sepeda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"8380466334457818972"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Beralih antar versi interstisial phishing dan perangkat lunak perusak yang berbeda.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"4707579418881001319"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L2TP/IPsec + sertifikat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"9086302186042011942"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Menyinkronkan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"6869402422344886127"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Kotak centang yang telah dicentang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"3428010780253032925"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penargetan berbasis kotak pada tampilan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"5637380810526272785"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"3613134908380545408"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Tampilkan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"FOLDER_NAME"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"2837049386027881519"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Sambungan harus dicoba lagi menggunakan versi yang lebih lama dari protokol TLS atau SSL. Biasanya, ini artinya server menggunakan perangkat lunak yang amat lawas dan mungkin mengalami masalah keamanan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"404928562651467259"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PERINGATAN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"4289300219472526559"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Mulai Berbicara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"7508545000531937079"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Slideshow</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"2872353916818027657"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Tukar monitor utama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"497490572025913070"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Batas lapisan pengurai gabungan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"4712556365486669579"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Pulihkan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"9002707937526687073"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C&amp;amp;etak...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"3851140433852960970"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plugin yang tersedia untuk menampilkan konten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"6583070985841601920"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 sebagai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"USER_EMAIL_ADDRESS"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Sinkronisasi dinonaktifkan oleh administrator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"8942416694471994740"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ke mikrofon dikontrol oleh administrator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"5556459405103347317"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"7464861219980961605"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Menghapus sandi tersimpan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"7507930499305566459"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Penanggap Status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"5831217499016131155"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"3958088479270651626"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Impor bookmark dan setelan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"8518865679229538285"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Tamil (Typewriter)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"4918745183464912186"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Australia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"1545177026077493356"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Kios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"5257456363153333584"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Capung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"5133337718074946307"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 kami tidak akan bertanya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"7792486981525357145"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printer ke Google Cloud Print agar Anda dapat mencetak dari mana saja.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"4557136421275541763"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Peringatan: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"3872687746103784075"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Debugging berbasis GDB Native Client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"4467798014533545464"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"5923417893962158855"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 mode penyamaran sedang berlangsung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"1227507814927581609"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Autentikasi gagal saat menyambung ke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"7136694880210472378"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Jadikan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"3274763671541996799"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telah memasuki mode 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"7681202901521675750"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Kartu SIM terkunci, harap masukkan PIN. Kesempatan yang tersisa:</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"TRIES_COUNT"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"2489918096470125693"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&amp;amp;Map...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"7353651168734309780"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memerlukan izin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"5582414689677315220"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Dengan mengeklik Lanjutkan, Anda menyetujui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"8928220460877261598"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Sekarang Anda sudah masuk ke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"1409390508152595145"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Membuat pengguna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"7484964289312150019"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semua bookmark di &amp;amp;jendela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"1731346223650886555"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Titik koma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"4450974146388585462"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Diagnosis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"7339763383339757376"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#7, satu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"7587108133605326224"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Baltik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"3340978935015468852"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"3581912141526548234"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Menerapkan (mencoba memperoleh potongan, dan menerapkannya jika berhasil)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"3991936620356087075"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terlalu sering memasukkan Kunci Pembuka PIN yang salah. Kartu SIM Anda dinonaktifkan secara permanen.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"6757994640088602342"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Eksperimen Peringatan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"5367091008316207019"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Membaca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"936801553271523408"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diagnosis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"820791781874064845"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web ini dicekal oleh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"2649120831653069427"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Ikan Pelangi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"2781645665747935084"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Belgia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"186612162884103683"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dapat membaca dan menulis file gambar, video, dan suara di lokasi yang dicentang.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"3021678814754966447"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&amp;amp;Lihat Sumber Bingkai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"8601206103050338563"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Autentikasi klien TLS WWW</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"1692799361700686467"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Cookie dari berbagai situs diizinkan.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"7945967575565699145"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Protokol QUIC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"5187295959347858724"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Sekarang Anda masuk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Bookmark, riwayat, dan setelan lainnya sedang disinkronkan ke Akun Google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"2421956571193030337"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Hanya gunakan fitur ini dengan akun tepercaya.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"3608454375274108141"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F10</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"444267095790823769"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konten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"7419106976560586862"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Jalur Profil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"6929214587416566742"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Pemberitahuan desktop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"5271549068863921519"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"4613953875836890448"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Karakter Bahasa China dalam karakter penyangga pra-edit, termasuk memasukkan simbol</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Zhuyin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"4784330909746505604"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Presentasi PowerPoint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"4345587454538109430"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Konfigurasikan...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"3255228561559750854"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atau ucapkan &amp;quot;Ok Google&amp;quot;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"8148264977957212129"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Pinyin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"2288278176040912387"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Pemutar piringan hitam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"7772032839648071052"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Konfirmasikan frasa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"3676582787770338561"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Aktifkan Easy Unlock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"DEVICE_TYPE"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"2871813825302180988"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Akun ini sudah digunakan di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"1642505962779453775"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Triwulan Terakhir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"3323235640813116393"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Memungkinkan penyimpanan laman dalam bentuk MHTML: file teks tunggal berisi HTML dan semua sub-sumber daya.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"6509122719576673235"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Norsk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"7673697353781729403"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"7372527722222052179"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Aktifkan rasterizer nol </w:t>
            </w:r>
            <w:r w:rsidRPr="00702285">
              <w:rPr>
                <w:rFonts w:ascii="Courier New" w:eastAsia="Times New Roman" w:hAnsi="Courier New" w:cs="Courier New"/>
                <w:color w:val="000000"/>
                <w:sz w:val="20"/>
              </w:rPr>
              <w:lastRenderedPageBreak/>
              <w:t>salinan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"6929555043669117778"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mencekal munculan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"3508920295779105875"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Folder Lain...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"2159915644201199628"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mendekode gambar: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"IMAGE_NAME"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"904451693890288097"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kunci sandi untuk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"2987775926667433828"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Cina Tradisional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"5210496856287228091"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animasi boot.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"3954582159466790312"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Ber&amp;amp;suara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"1110772031432362678"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tidak ditemukan.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"6187344976531853059"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Memindahkan jendela ke desktop lain dapat menghasilkan perilaku yang tidak diharapkan.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"5355515193538070444"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Powerwash menyetel ulang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 agar jadi seperti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"1839913225882990152"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Beri tahu kami apa yang terjadi.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"3936390757709632190"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audi&amp;amp;o di 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"3296763833017966289"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Georgia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"2242687258748107519"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"1152775729948968688"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Tetapi, laman ini berisi sumber daya lainnya yang tidak aman. Sumber daya ini dapat dilihat oleh orang lain saat transit, dan dapat dimodifikasi oleh penyerang untuk mengubah perilaku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"604124094241169006"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"862542460444371744"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"6807906590218483700"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bermaksud menjangkau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tetapi Anda justru menjangkau server yang teridentifikasi sebagai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Hal ini mungkin disebabkan oleh kesalahan konfigurasi pada server atau penyebab lain yang lebih serius. Penyerang pada jaringan Anda mungkin mencoba mengarahkan Anda ke versi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palsu (dan berpotensi berbahaya).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"2539110682392681234"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Proxy diterapkan oleh administrator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"4977942889532008999"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Akses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"7781335840981796660"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Semua akun dan data lokal pengguna akan dihapus.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"2383066183457571563"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bahwa ini bukanlah perangkat perusahaan. Pendaftaran perusahaan akan dibatalkan.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"8045462269890919536"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Rumania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"4973307593867026061"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printer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"2270484714375784793"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Nomor telepon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"7628079021897738671"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 saya mengerti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"3603622770190368340"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Mendapatkan sertifikat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"6196207969502475924"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Penelusuran Suara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"359283478042092570"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"6791586529990783225"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ulang setelan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"449782841102640887"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Hati-hati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"2927657246008729253"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"7978412674231730200"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Kunci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"7026195417816346611"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Penyimpanan data lokal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"5308380583665731573"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Hubungkan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"1526496236488270004"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Mengakses dan mengubah foto, musik, serta media lain dari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"6489534406876378309"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Mulai mengunggah kerusakan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"9111395131601239814"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"NETWORKDEVICE"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"STATUS"</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"9049981332609050619"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berupaya menjangkau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tetapi server menyajikan sertifikat yang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"4414232939543644979"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Jendela &amp;amp;Penyamaran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"2616111483551232963"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Kami lihat Anda telah memesan pengisi daya pengganti.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"1693754753824026215"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Laman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menyatakan: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"1495486559005647033"</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"NUM_PRINTERS"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perangkat lain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"7148804936871729015"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Server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menghabiskan waktu terlalu lama untuk merespons.  Server mungkin sedang kelebihan muatan.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"3082780749197361769"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Tab ini menggunakan kamera atau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"7278870042769914968"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tema GTK+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"4501530680793980440"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Penghapusan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"6456623799351433175"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Peluncuran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"1902576642799138955"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Periode Validitas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"1883460408637458805"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Terabyte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"4910021444507283344"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WebGL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"952059663570656154"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tidak akan tersimpan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"1520635877184409083"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Sesuaikan...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"5691596662111998220"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Ups,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sudah tidak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"6904344821472985372"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Cabut akses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"8678648549315280022"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Mengelola setelan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"1290223615328246825"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masuk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"5550431144454300634"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Perbaiki masukan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"3308006649705061278"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Unit Organisasi (OU)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"4839847978919684242"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"SELCTED_FILES_COUNT"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item dipilih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"4443536555189480885"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&amp;amp;Bantuan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"5067867186035333991"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Tanyakan jika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mengakses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"4074900173531346617"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Penandatangan Email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"437184764829821926"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font lanjutan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"6165508094623778733"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Pelajari lebih lanjut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"9052208328806230490"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telah mendaftarkan printer dengan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"CLOUD_PRINT_NAME"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menggunakan akun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"EMAIL"</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"7674629440242451245"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Tertarik dengan fitur Chrome baru yang keren? Coba saluran dev kami di chrome.com/dev.</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"7818135753970109980"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Tema baru ditambahkan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"917306543655291301"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Silakan baca info selengkapnya 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"5448293924669608770"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ada yang tidak beres dengan proses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"5521078259930077036"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ini beranda yang Anda harapkan?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"5023310440958281426"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kebijakan administrator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"8931394284949551895"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"3126026824346185272"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Ctrl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"4253787465144837701"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berisi nama domain yang tidak seharusnya ada di sana.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"2649911884196340328"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keamanan server 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"1698647588772720278"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Ekstensi Media Terenkripsi yang mengawali.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"2286454467119466181"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Sederhana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"6666647326143344290"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dengan Akun Google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"4564097437843356814"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yang salah dengan akun Google Wallet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"4547992677060857254"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Folder yang Anda pilih berisi file sensitif. Apakah Anda yakin ingin memberikan izin pada &amp;quot;$1&amp;quot; untuk akses menulis secara permanen ke folder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"4980112683975062744"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Header ganda diterima dari server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"3828029223314399057"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Cari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"4885705234041587624"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MSCHAPv2</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"8498716162437226120"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Menambahkan Perangkat Bluetooth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"5614190747811328134"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Pemberitahuan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"8677914765885474883"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Peringatan: Data tidak dikumpulkan! Ini dapat menyebabkan laman berjalan lambat!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"3163460631729938959"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izin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"169515659049020177"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Shift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"3551117997325569860"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mengubah proxy, aktifkan setelan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"USE_SHARED_PROXIES"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"8906421963862390172"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Opsi Peme&amp;amp;riksa ejaan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"193971656137910869"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Membaca dan memodifikasi bookmark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"6268747994388690914"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Impor Bookmark dari file HTML...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"6096047740730590436"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yang dimaksimalkan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"3924145049010392604"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"5365539031341696497"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Bahasa Thailand (keyboard Kesmanee)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"5157635116769074044"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Sematkan laman ini ke Layar Awal...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"2403091441537561402"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Gerbang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"668171684555832681"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"7540972813190816353"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Terjadi kesalahan saat memeriksa untuk pembaruan: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"7029415434450801489"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Menempatkan tombol penelusuran di Omnibox.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"7664620655576155379"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Bluetooth tidak didukung: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"2225024820658613551"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tidak boleh melanjutkan, &amp;lt;strong&amp;gt;khususnya&amp;lt;/strong&amp;gt; jika peringatan ini belum pernah ditampilkan untuk situs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"2049639323467105390"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Perangkat ini dikelola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"1932098463447129402"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Sebelum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"5409029099497331039"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Beri Saya Kejutan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"7845920762538502375"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dapat menyinkronkan data karena tidak dapat menyambung ke server sinkronisasi. Mencoba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"3819415294190923087"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"7325437708553334317"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Kontras Tinggi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"9203394577866137354"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Status validasi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"4076313158939304412"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Lindungi pembayaran Anda dengan Google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"6708242697268981054"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Asal: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"1909880997794698664"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Yakin ingin menyimpan perangkat ini dalam mode kios secara permanen?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"1986281090560408715"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gambar perhatian di pojok kiri atas layar yang mencantumkan informasi tentang titik sentuh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"1547964879613821194"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Inggris Kanada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"2986010903908656993"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diblokir karena memiliki kontrol penuh atas perangkat MIDI.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"8323167517179506834"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Ketik 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"4264549073314009907"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Batasi Debugging berbasis GDB Native Client berdasarkan pola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"4786993863723020412"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pembacaan cache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"6630452975878488444"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Pintasan pilihan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"2934522647674136521"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GPU untuk meraster konten web. Memerlukan lukisan impl-side.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"3004391367407090544"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Datang kembali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"751288520640551775"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"6262654738522632143"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Sinkronisasi latar belakang ServiceWorker memungkinkan ServiceWorkers mengirim pesan dan memperbarui sumber daya meskipun laman ada di latar belakang.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"8698171900303917290"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Masalah penginstalan?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"2440443888409942524"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Pinyin (untuk keyboard Dvorak 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"830868413617744215"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Beta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"2501797496290880632"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Ketik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"388542564839923133"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SHA-512</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"5925147183566400388"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Pengarah Pernyataan Praktik Sertifikasi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"8119381715954636144"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Identitas tidak terverifikasi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"1779652936965200207"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kunci sandi ini di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"8307376264102990850"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Mengisi - Menghitung waktu sampai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"636850387210749493"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Pendaftaran perusahaan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"4602466770786743961"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Selelu 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mengakses kamera dan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"852573274664085347"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Pengeditan sentuh dapat dimulai dengan mengetuk bidang teks atau teks yang dipilih.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"2746106911980887717"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mikrofon dan kamera Adobe Flash Player berbeda.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"932508678520956232"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memulai pencetakan.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"7953955868932471628"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"3154429428035006212"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Offline selama lebih dari satu bulan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"4861833787540810454"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&amp;amp;Mulai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"5521010850848859697"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2</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"9053020327624825007"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Perangkat ini telah ditandai untuk pengelolaan perusahaan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"MANAGEMENT_DOMAIN"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"6769712124046837540"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Menambahkan printer...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"2552545117464357659"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"7269802741830436641"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web ini memiliki simpul pengalihan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"4180788401304023883"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sertifikat CA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"CERTIFICATE_NAME"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"5869522115854928033"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Sandi yang disimpan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"2089090684895656482"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Lebih Sedikit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"6656103420185847513"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 Folder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"4918241738772068049"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Tindakan yang diperlukan untuk menyambung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"1949433054743893124"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Menggunakan mode penyamaran </w:t>
            </w:r>
            <w:r w:rsidRPr="00702285">
              <w:rPr>
                <w:rFonts w:ascii="Courier New" w:eastAsia="Times New Roman" w:hAnsi="Courier New" w:cs="Courier New"/>
                <w:color w:val="000000"/>
                <w:sz w:val="20"/>
              </w:rPr>
              <w:lastRenderedPageBreak/>
              <w:t>tidak menyembunyikan penjelajahan dari perusahaan Anda, penyedia layanan internet Anda, maupun situs web yang dikunjungi.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"1132391573698572126"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Subjek: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"SUBJECT"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"4193154014135846272"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Dokumen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"4771973620359291008"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Terjadi kesalahan yang tidak diketahui.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"5509914365760201064"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Penerbit: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"CERTIFICATE_AUTHORITY"</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"4941246025622441835"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permintaan perangkat ini saat mendaftarkan perangkat untuk pengelolaan perusahaan: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"5449588825071916739"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 Semua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"7073385929680664879"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Daur melalui metode masukan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"7842062217214609161"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"6898699227549475383"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Organisasi (O)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"4333854382783149454"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#1 SHA-1 Dengan Enkripsi 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"3050713738637020986"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Meskipun Anda telah mengunjungi situs web ini dengan aman pada masa lampau, mengunjunginya sekarang sangatlah mungkin membuat Mac Anda terinfeksi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"8615618338313291042"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Aplikasi Penyamaran: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"7716284821709466371"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Tinggi ubin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"978146274692397928"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Lebar tanda baca awal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"4775266380558160821"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Selalu izinkan plugin yang tidak dikotakpasirkan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"6921812972154549137"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Cookie serta data plugin dan situs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"6886871292305414135"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tautan di &amp;amp;tab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"4499634737431431434"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Minggu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"7961015016161918242"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pernah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"3950924596163729246"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Tidak dapat mengakses </w:t>
            </w:r>
            <w:r w:rsidRPr="00702285">
              <w:rPr>
                <w:rFonts w:ascii="Courier New" w:eastAsia="Times New Roman" w:hAnsi="Courier New" w:cs="Courier New"/>
                <w:color w:val="000000"/>
                <w:sz w:val="20"/>
              </w:rPr>
              <w:lastRenderedPageBreak/>
              <w:t>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"5212461935944305924"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cookie dan data situs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"1543152709146436555"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penyesuaian sentuh.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"2394296868155622118"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Mengelola detail tagihan...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"1327074568633507428"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Printer di Google Cloud Print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"4631110328717267096"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Pembaruan sistem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"3695919544155087829"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Harap masukkan sandi yang digunakan untuk mengenkripsi file sertifikat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"2230051135190148440"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CHAP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"2509857212037838238"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Pasang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"2943400156390503548"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Slide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"3790146417033334899"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hanya bekerja di desktop.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"5117930984404104619"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Memantau perilaku ekstensi lain, termasuk URL yang dikunjungi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"33022249435934718"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Penangan GDI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"6308937455967653460"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tau&amp;amp;tan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"741689768643916402"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Maaf, Google Wallet hanya dapat digunakan pada pedagang ini oleh pembeli yang beralamat di AS. Jika Anda adalah warga AS, |ubah alamat rumah Anda dengan Wallet| atau bayar tanpa menggunakan Google Wallet.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"5828633471261496623"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Mencetak...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"2420698750843121542"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Ekstensi Media yang Dienkripsi pada elemen video dan audio. Hal ini mengaktifkan versi terbaru Ekstensi Media yang Dienkripsi.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"5421136146218899937"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data penjelajahan...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"5441100684135434593"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kabel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"3285322247471302225"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"3943582379552582368"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&amp;amp;Mundur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"1519264250979466059"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Tanggal Dibuat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"7607002721634913082"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Dijeda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"7928710562641958568"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Keluarkan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"8729518820755801792"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bisa buka 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"480990236307250886"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beranda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"6380143666419481200"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Setujui dan 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"713122686776214250"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la&amp;amp;man...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"4816492930507672669"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Paskan dengan halaman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"1485015260175968628"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Sekarang aplikasi/ekstensi dapat: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"7496192982082800780"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"1122198203221319518"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&amp;amp;Alat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"5143151113947480436"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Mengakses data yang Anda salin dan tempel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"6051028581720248124"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Dengan mencetak ke Kantor FedEx, Anda menyetujui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"START_LINK"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persyaratan penggunaan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mereka.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"5435226530530647560"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 Tidak Bersih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"1979718561647571293"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Apakah Ini Laman Mulai Yang Anda Harapkan?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"6608140561353073361"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Semua cookie dan data situs...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"6485131920355264772"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mengambil info ruang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"6547316139431024316"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peringatkan lagi untuk ekstensi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"8007030362289124303"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Baterai Lemah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"3790909017043401679"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PIN kartu SIM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"1135328998467923690"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Paket tidak valid: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"ERROR_CODE"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"2339120501444485379"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Masukkan nama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"1753682364559456262"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pemblokiran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"6550675742724504774"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Opsi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"426564820080660648"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memeriksa pembaruan, gunakan Ethernet, Wi-Fi, atau data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"1834685210351639210"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Perender Telah </w:t>
            </w:r>
            <w:r w:rsidRPr="00702285">
              <w:rPr>
                <w:rFonts w:ascii="Courier New" w:eastAsia="Times New Roman" w:hAnsi="Courier New" w:cs="Courier New"/>
                <w:color w:val="000000"/>
                <w:sz w:val="20"/>
              </w:rPr>
              <w:lastRenderedPageBreak/>
              <w:t>Mogok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"2889064240420137087"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tautan dengan...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"431076611119798497"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&amp;amp;Detail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"2521669435695685156"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Dengan mengeklik Lanjutkan, Anda menyetujui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"LEGAL_DOC_LINK_TEXT_2"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"5653140146600257126"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Folder dengan nama &amp;quot;$1&amp;quot; sudah ada. Pilih nama yang berbeda.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"3955493773677071476"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"8655319619291175901"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 Ada sesuatu yang 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"5040262127954254034"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Privasi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"4345703751611431217"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lunak tidak kompatibel: Pelajari lebih lanjut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"7148311641502571842"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dinonaktifkan. Untuk mengaktifkannya kembali, buka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"CHROME_PLUGINS_LINK"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"3258281577757096226"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3 Himpunan (Akhir)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"973473557718930265"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"5999298623615956809"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Shared Worker Dalam Perender.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"6906268095242253962"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Sambungkan ke Internet untuk melanjutkan.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"9017798300203431059"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Fonetik Rusia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"1908748899139377733"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&amp;amp;info bingkai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"8775404590947523323"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Editan Anda disimpan secara otomatis.</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"BREAKS"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Untuk menyimpan salinan dari gambar asli, hapus centang &amp;quot;Timpa yang asli&amp;quot;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"5208988882104884956"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Lebar separuh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"1507170440449692343"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telah diblokir agar tidak dapat mengakses kamera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"4189406272289638749"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&amp;lt;b&amp;gt;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&amp;lt;/b&amp;gt;, mengontrol setelan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"803771048473350947"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"6206311232642889873"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Sali&amp;amp;n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"5158983316805876233"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Gunakan proxy yang sama untuk </w:t>
            </w:r>
            <w:r w:rsidRPr="00702285">
              <w:rPr>
                <w:rFonts w:ascii="Courier New" w:eastAsia="Times New Roman" w:hAnsi="Courier New" w:cs="Courier New"/>
                <w:color w:val="000000"/>
                <w:sz w:val="20"/>
              </w:rPr>
              <w:lastRenderedPageBreak/>
              <w:t>semua protokol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"7108338896283013870"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Sembunyikan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"3366404380928138336"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Permintaan Protokol Eksternal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"5300589172476337783"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"3160041952246459240"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memiliki sertifikat pada file yang mengidentifikasi server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"5806573568064269889"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Saya mengonfirmasi bahwa saya menggunakan pengisi daya (charger) dengan stiker hijau.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"566920818739465183"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pertama kali mengunjungi situs ini pada tanggal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"VISIT_DATE"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"2961695502793809356"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Klik untuk maju, tahan untuk melihat riwayat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"4092878864607680421"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Versi terbaru dari apl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memerlukan izin lebih lanjut, jadi aplikasi ini belum diaktifkan.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"5828228029189342317"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memilih untuk membuka jenis file tertentu secara otomatis setelah mengunduh.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"1416836038590872660"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EAP-MD5</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"6592267180249644460"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Log WebRTC direkam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"WEBRTC_LOG_CAPTURE_TIME"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"176587472219019965"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Je&amp;amp;ndela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"2859369953631715804"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jaringan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"6934265752871836553"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kode bleeding-edge untuk membuat Chrome menggambar konten lebih cepat. Perubahan</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di balik jalur ini sangat mungkin merusak banyak konten.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"2788135150614412178"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"424726838611654458"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 buka di Adobe Reader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"8274359292107649245"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Chrome di desktop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"1571119610742640910"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Pengomposisian untuk memperbaiki latar belakang akar.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"6514565641373682518"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ini telah menonaktifkan kursor mouse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"5308689395849655368"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Pelaporan kondisi ngadat </w:t>
            </w:r>
            <w:r w:rsidRPr="00702285">
              <w:rPr>
                <w:rFonts w:ascii="Courier New" w:eastAsia="Times New Roman" w:hAnsi="Courier New" w:cs="Courier New"/>
                <w:color w:val="000000"/>
                <w:sz w:val="20"/>
              </w:rPr>
              <w:lastRenderedPageBreak/>
              <w:t>dinonaktifkan.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"7592362899630581445"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server melanggar batasan nama.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"9003647077635673607"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di semua situs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"6837930996380214191"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 Saat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"8689341121182997459"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Kedaluwarsa: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"899403249577094719"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Netscape Certificate Base 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"2737363922397526254"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Ciutkan...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"8605428685123651449"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Memori SQLite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"7498566414244653415"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objek MediaSource. Objek ini memungkinkan JavaScript mengirimkan data media langsung ke elemen video.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"2841013758207633010"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Waktu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"4880827082731008257"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riwayat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"8661290697478713397"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Tautan di Jendela Penya&amp;amp;maran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"249819058197909513"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peringatkan lagi untuk aplikasi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"8997135628821231"</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"ISSUED_BY"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"ISSUED_TO"</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"4088536322074090758"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NTP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"3414856743105198592"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Memformat media yang dapat dilepas akan menghapus semua data. Apakah Anda ingin melanjutkan?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"5338503421962489998"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Penyimpanan lokal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"5627086634964711283"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Juga mengontrol apa yang ditampilkan laman saat Anda mengeklik tombol Beranda.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"1702534956030472451"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Barat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"766747607778166022"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Mengelola kartu kredit...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"794676567536738329"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Izin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"2665394472441560184"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kata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"6095984072944024315"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"3653999333232393305"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Terus 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mengakses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"3760460896538743390"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Laman Latar &amp;amp;Belakang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"5567989639534621706"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Cache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"9141716082071217089"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memeriksa apakah sertifikat server dibatalkan.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"2436186046335138073"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"HANDLER_HOSTNAME"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membuka semua tautan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"PROTOCOL"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"4304224509867189079"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Log 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"5332624210073556029"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Zona waktu: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"3936768791051458634"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saluran...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"6198102561359457428"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 kemudian masuk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"4799797264838369263"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Opsi ini dikontrol oleh kebijakan perusahaan. Harap hubungi administrator Anda untuk informasi lebih lanjut.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"1931152874660185993"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komponen yang dipasang.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"8704521619148782536"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Proses ini lebih lama dari biasanya. Anda dapat terus menunggu, atau batalkan dan coba lagi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"4492190037599258964"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hasil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"SEARCH_STRING"</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"9154418932169119429"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Gambar ini tidak tersedia secara 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"2739842825616753233"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Tanyakan saat situs memerlukan akses ke kamera dan mikrofon Anda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"8940081510938872932"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Komputer Anda melakukan terlalu banyak hal saat ini. Coba lagi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"8848709220963126773"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Sakelar mode tombol shift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"6316806695097060329"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ini didesain untuk memberikan pengalaman web terbaik kepada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"49122815993216733"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Pemuatan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"3241720467332021590"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Irlandia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"8828933418460119530"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DNS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"424546999567421758"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Penggunaan disk tinggi terdeteksi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"988159990683914416"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Buatan Pengembang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"1097658378307015415"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Sebelum masuk, masuklah sebagai Tamu untuk mengaktifkan jaringan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"NETWORK_ID"</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"5170477580121653719"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Sisa ruang Google Drive: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"SPACE_AVAILABLE"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"4114470632216071239"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Kunci kartu SIM (memerlukan PIN untuk menggunakan data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"6581162200855843583"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Tautan Google Drive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"5783221160790377646"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Karena kesalahan, pengguna yang dilindungi tidak dibuat. Coba lagi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"340771324714262530"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Hentikan pencerminan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"3303260552072730022"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Sebuah ekstensi memicu 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"7619338682741516875"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membuat Chrome tetap terbuka.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"5212108862377457573"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Sesuaikan konversi berdasarkan masukan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"3020960800108671197"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Mengelola pencekalan plugin yang tidak dikotakpasirkan...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"7992792113602598196"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Jenis kesalahan: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"ERROR_TYPE"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"8675377193764357545"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Disinkronkan sebagai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"USER_EMAIL_ADDRESS"</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"7265986070661382626"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tidak dapat mengunjungi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saat ini karena situs web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menggunakan penyematan sertifikat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Kesalahan jaringan dan serangan biasanya bersifat sementara, jadi laman ini mungkin akan bekerja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"8018604194395563792"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mencekal akses ke laman ini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"3494769164076977169"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Tanyakan saat situs mencoba mengunduh file secara otomatis setelah file pertama (disarankan)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"8545575359873600875"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Maaf, sandi tidak dapat diverifikasi. Pengelola pengguna yang dilindungi ini mungkin </w:t>
            </w:r>
            <w:r w:rsidRPr="00702285">
              <w:rPr>
                <w:rFonts w:ascii="Courier New" w:eastAsia="Times New Roman" w:hAnsi="Courier New" w:cs="Courier New"/>
                <w:color w:val="000000"/>
                <w:sz w:val="20"/>
              </w:rPr>
              <w:lastRenderedPageBreak/>
              <w:t>mengubah sandi baru-baru ini. Jika demikian, sandi baru akan diterapkan saat Anda masuk lagi. Coba gunakan sandi lama.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"7549053541268690807"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Telusuri kamus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"8911079125461595075"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telah menandai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sebagai berbahaya dan pemasangannya telah dicegah.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"4347595254852029221"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pengalihan pengguna cepat di menu avatar.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"5870086504539785141"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Close accessibility menu (Tutup menu aksesibilitas)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"9102800320402283920"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Google Wallet setidaknya memerlukan nama depan dan belakang.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"7005848115657603926"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Rentang laman tidak valid, gunakan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"EXAMPLE_PAGE_RANGE"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"3705722231355495246"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"6251889282623539337"</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Persyaratan Layanan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"1952456732281820252"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"2470702053775288986"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yang tidak didukung dinonaktifkan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"5461512418490148136"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Tetap bersama kami. Kami sedang mengambil file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"4268574628540273656"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URL: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"2766585356456507052"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Identitas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"ORGANIZATION"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"LOCALITY"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telah diverifikasi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yang mengeklaim memiliki laporan audit publik, namun rekamannya tidak dapat diverifikasi.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"7481312909269577407"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Maju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"5972826969634861500"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Mulai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"8056430285089645882"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Mengerti, jangan tampilkan ini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"383652340667548381"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"6522797484310591766"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Masuk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"878069093594050299"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ini telah diverifikasikan untuk penggunaan berikut: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"7334320624316649418"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&amp;amp;Ulangi pengaturan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"815491593104042026"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Ups!  Autentikasi gagal karena </w:t>
            </w:r>
            <w:r w:rsidRPr="00702285">
              <w:rPr>
                <w:rFonts w:ascii="Courier New" w:eastAsia="Times New Roman" w:hAnsi="Courier New" w:cs="Courier New"/>
                <w:color w:val="000000"/>
                <w:sz w:val="20"/>
              </w:rPr>
              <w:lastRenderedPageBreak/>
              <w:t>telah dikonfigurasi untuk menggunakan URL yang tidak aman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"BLOCKED_URL"</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Hubungi administrator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"5852112051279473187"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Benar-benar terjadi masalah saat mendaftarkan perangkat ini. Harap coba lagi atau hubungi perwakilan dukungan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"7547449991467640000"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Muat u&amp;amp;lang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"6894066781028910720"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pengelola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"7943837619101191061"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Lokasi...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"1936717151811561466"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Suomi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"7088418943933034707"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"6267148961384543452"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Pengomposisian untuk RenderLayers dengan transisi.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"497421865427891073"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Maju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"2453576648990281505"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sudah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"6972929256216826630"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Mengizinkan semua situs mengunduh beberapa file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"3127589841327267804"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PYJJ</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"3668823961463113931"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Penangan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"8808478386290700967"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Toko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"1732215134274276513"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Lepas Sematan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"4785040501822872973"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Komputer ini akan disetel ulang dalam waktu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"LOGOUT_TIME_LEFT"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detik.</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Tekan sembarang tombol untuk melanjutkan penjelajahan.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"4084682180776658562"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"8859057652521303089"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bahasa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"2632795170092344386"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cookies serta data situs dan plugin lainnya saat Anda menutup browser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"5941864346249299673"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Jumlah bita yang terbaca di seluruh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"3030138564564344289"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Coba ulang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"2603463522847370204"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di &amp;amp;jendela penyamaran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"2951236788251446349"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Ubur-ubur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"1035094536595558507"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Tampilan slide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"4381091992796011497"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"5830720307094128296"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Simp&amp;amp;an Laman Sebagai...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"2448312741937722512"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Jenis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"2568958845983666692"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Kilobyte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"5209320130288484488"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tidak ditemukan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"473221644739519769"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Menambahkan printer ke Google Cloud Print memungkinkan Anda mencetak dari</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mana saja, ke mana saja. Bagikan printer Anda dengan orang yang Anda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pilih dan cetak dari Chrome, ponsel, tablet, PC, atau perangkat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lain yang tersambung ke web.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"6154080734794712683"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Sebuah ekstensi telah mengubah laman apa yang ditampilkan saat Anda mengeklik tombol Beranda.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"4668954208278016290"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masalah saat mengekstrak citra ke mesin.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"5822838715583768518"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Jalankan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"8351419472474436977"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telah mengambil alih kontrol setelan proxy Anda, yang berarti ekstensi dapat mengubah, merusak, atau menyadap apa pun yang Anda lakukan secara online. Jika Anda tidak yakin mengapa perubahan ini terjadi, mungkin Anda tidak menginginkannya.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"5914724413750400082"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Modulus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"MODULUS_NUM_BITS"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bit):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"MODULUS_HEX_DUMP"</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Eksponen Publik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"PUBLIC_EXPONENT_NUM_BITS"</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bit):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"EXPONENT_HEX_DUMP"</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"5708184095651116468"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Penemuan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"1580652505892042215"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Konteks: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"3942974664341190312"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2 Himpunan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"8477241577829954800"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Diganti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"6735304988756581115"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cookie dan data situs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"5996258716334177896"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Profil Anda tidak dapat dibuka dengan semestinya. Beberapa fitur mungkin tidak tersedia. </w:t>
            </w:r>
            <w:r w:rsidRPr="00702285">
              <w:rPr>
                <w:rFonts w:ascii="Courier New" w:eastAsia="Times New Roman" w:hAnsi="Courier New" w:cs="Courier New"/>
                <w:color w:val="000000"/>
                <w:sz w:val="20"/>
              </w:rPr>
              <w:lastRenderedPageBreak/>
              <w:t>Periksa apakah profil tersebut ada dan Anda memiliki izin untuk membaca dan menulis kontennya.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"7040138676081995583"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dengan...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"7953739707111622108"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ini tidak dapat dibuka karena sistem berkasnya tidak dikenali.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"2433507940547922241"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"6051354611314852653"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Sistem gagal memberi otorisasi akses API untuk perangkat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"7851716364080026749"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 blokir akses mikrofon dan kamera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"839072384475670817"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Pinta&amp;amp;san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"2176045495080708525"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berikut telah terpasang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"3046910703532196514"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Web, Lengkap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"5062930723426326933"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masuk, sambungkan ke internet lalu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"5316716239522500219"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Cerminkan monitor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"9112614144067920641"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Harap pilih PIN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"1338950911836659113"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"7109926893210135223"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Sedang mengunduh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"2061855250933714566"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"ENCODING_CATEGORY"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"ENCODING_NAME"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"8379970328220427967"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Sisa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"SPACE_AVAILABLE"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"7773726648746946405"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Penyimpanan sesi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"5839277899276241121"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Sama dengan alamat penagihan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"2246155759345948098"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terlalu besar untuk dibuka.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"4235813040357936597"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Tambahkan Akun untuk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"PROFILE_NAME"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"9147392381910171771"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&amp;amp;Pilihan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"2147996568113784108"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Pintasan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"3633997706330212530"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dapat menonaktifkan </w:t>
            </w:r>
            <w:r w:rsidRPr="00702285">
              <w:rPr>
                <w:rFonts w:ascii="Courier New" w:eastAsia="Times New Roman" w:hAnsi="Courier New" w:cs="Courier New"/>
                <w:color w:val="000000"/>
                <w:sz w:val="20"/>
              </w:rPr>
              <w:lastRenderedPageBreak/>
              <w:t>layanan ini secara opsional.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"9081717365805509213"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Perlu memulai ulang sebelum perangkat Anda dapat disetel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"4335713051520279344"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Komputer ini akan disetel ulang dalam waktu 1 detik.</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Tekan sembarang tombol untuk melanjutkan penjelajahan.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"4775135101712609478"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Menampilkan permintaan izin konten (misalnya pemberitahuan, kuota, penggunaan kamera, penggunaan mikrofon) dalam balon, bukan bilah info.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"2929033900046795715"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Dalam keadaan ini, sertifikat server atau sertifikat CA perantara yang diberikan ke browser berisi kunci yang lemah, misalnya kunci RSA yang kurang dari 1024 bit. Karena relatif mudah untuk mendapatkan kunci pribadi untuk kunci publik yang lemah, penyerang mungkin memalsukan identitas server yang asli.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"6264485186158353794"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Kembali ke keamanan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"7705524343798198388"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VPN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"6953771362519040711"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Dengan mengaktifkan opsi ini, Anda akan membuat RenderLayers dengan transisi pada opasitas, transformasi, atau filter memiliki lapisan gabungannya sendiri.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"5130080518784460891"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Eten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"5037676449506322593"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"4124987746317609294"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Rentang Waktu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"1981905533439890161"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Apl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"7717014941119698257"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Mengunduh: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"STATUS"</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"2785530881066938471"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memuat file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"RELATIVE_PATH"</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untuk skrip konten. File ini tidak bersandiaksara UTF-8.</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"8744525654891896746"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avatar untuk pengguna yang dilindungi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"3807747707162121253"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&amp;amp;Batal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"202352106777823113"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 terlalu lama, jadi dihentikan oleh jaringan.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"6155817405098385604"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kembali ke rasterizer perangkat lunak 3D jika GPU tidak bisa digunakan.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"3306897190788753224"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Sementara menonaktifkan </w:t>
            </w:r>
            <w:r w:rsidRPr="00702285">
              <w:rPr>
                <w:rFonts w:ascii="Courier New" w:eastAsia="Times New Roman" w:hAnsi="Courier New" w:cs="Courier New"/>
                <w:color w:val="000000"/>
                <w:sz w:val="20"/>
              </w:rPr>
              <w:lastRenderedPageBreak/>
              <w:t>personalisasi konversi, saran berbasis riwayat dan kamus pengguna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"8941882480823041320"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Kata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"2489435327075806094"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Kecepatan penunjuk: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"2574102660421949343"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Cookie dari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"DOMAIN"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diizinkan.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"2773948261276885771"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"3688526734140524629"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saluran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"3270847123878663523"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&amp;amp;Urungkan Pengaturan Ulang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"4959447747655704388"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Jika Anda memahami risiko terhadap keamanan, Anda dapat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mengunjungi situs yang terinfeksi ini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"7928558495458479764"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Membaca dan memodifikasi semua data pada perangkat Anda dan situs yang Anda kunjungi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"4503387275462811823"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Deskripsi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"2157875535253991059"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Sekarang laman ini dalam mode 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"4888558933371567598"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Fitur ini tidak tersedia untuk sementara.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"4434147949468540706"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Pengguliran dan efek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"471800408830181311"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mengeluarkan kunci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"6151559892024914821"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seret dan lepas yang diawali dengan sentuhan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"1177437665183591855"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sertifikat server tidak diketahui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"3394150261239285340"</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menggunakan kamera dan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"1842969606798536927"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"8467473010914675605"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Korea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"8759408218731716181"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menyiapkan fitur masuk banyak akun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"8102535138653976669"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menyinkronkan data dengan Akun Google dengan aman. Tetap sinkronkan semua atau ubahsuai setelan enkripsi dan jenis data yang </w:t>
            </w:r>
            <w:r w:rsidRPr="00702285">
              <w:rPr>
                <w:rFonts w:ascii="Courier New" w:eastAsia="Times New Roman" w:hAnsi="Courier New" w:cs="Courier New"/>
                <w:color w:val="000000"/>
                <w:sz w:val="20"/>
              </w:rPr>
              <w:lastRenderedPageBreak/>
              <w:t>disinkronkan.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"824543159844843373"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item peluncur 3</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"3819800052061700452"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"48607902311828362"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 pesawat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"711840821796638741"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Bookmark yang Dikelola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"3360297538363969800"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mencetak. Periksa printer Anda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"680572642341004180"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Aktifkan pelacakan RLZ pada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"SHORT_PRODUCT_OS_NAME"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"688797901999351107"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memakai pengisi daya (charger) yang ditarik kembali.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"4746971725921104503"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Tampaknya Anda sudah mengelola pengguna dengan nama itu. Ingin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"LINK_START"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mengimpornya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"USER_DISPLAY_NAME"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ke perangkat ini</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"LINK_END"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"8142699993796781067"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pribadi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"3517839692979918726"</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ingin membagikan konten layar Anda. Pilih yang ingin Anda bagikan.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"1374468813861204354"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"5906065664303289925"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Alamat perangkat keras: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"2498436043474441766"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Printer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"1190144681599273207"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Mengambil file ini akan menggunakan sekitar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"FILE_SIZE"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data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"3537613974805087699"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Zero Suggest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"2187895286714876935"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Impor Sertifikat Server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"4882473678324857464"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Memfokuskan pada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"4258348331913189841"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Sistem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"4618990963915449444"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Semua file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akan dihapus.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"5011739343823725107"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Gagal memulai backend sinkronisasi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"8726206820263995930"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Terjadi kesalahan saat </w:t>
            </w:r>
            <w:r w:rsidRPr="00702285">
              <w:rPr>
                <w:rFonts w:ascii="Courier New" w:eastAsia="Times New Roman" w:hAnsi="Courier New" w:cs="Courier New"/>
                <w:color w:val="000000"/>
                <w:sz w:val="20"/>
              </w:rPr>
              <w:lastRenderedPageBreak/>
              <w:t xml:space="preserve">mengambil setelan kebijakan dari server: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"CLIENT_ERROR"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"614998064310228828"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Model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"8708671767545720562"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Informasi Selengkapnya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"2101797668776986011"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Pepper 3D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"1581962803218266616"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di Penemu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"9100765901046053179"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lanjutan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"992592832486024913"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ChromeVox (masukan lisan)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"2520644704042891903"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Menunggu soket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"203168018648013061"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Sinkronisasi: Setel ulang Sinkronisasi melalui Google Dasbor.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"1405126334425076373"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Kursor mouse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"2796424461616874739"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Waktu tunggu autentikasi habis saat menyambung ke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"DEVICE_NAME"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"6096326118418049043"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X.500 Name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"923467487918828349"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"8180786512391440389"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dapat membaca dan menghapus file gambar, video, dan suara di lokasi yang dicentang.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"8054517699425078995"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Jenis file ini dapat membahayakan perangkat Anda. Tetap ingin menyimpan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"3093189737735839308"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Yakin ingin memasang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"PLUGIN_NAME"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Hanya pasang plugin yang Anda percayai.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"1928696683969751773"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Pembaruan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"6545834809683560467"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layanan prediksi untuk membantu melengkapi penelusuran dan URL yang diketik di bilah alamat atau kotak telusur 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"3582792037806681688"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Fitur masuk banyak akun telah dilarang untuk pengguna di sesi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"3488065109653206955"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Diaktifkan sebagian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"3683524264665795342"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Permintaan Berbagi Layar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"1481244281142949601"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Sandbox Anda memadai.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"4849517651082200438"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Jangan Dipasang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"4614787993721978672"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Memungkinkan pengguna untuk beralih antar-operator seluler dari UI. Peringatan: Operator Sprint HANYA akan bekerja untuk pengguna dengan paket Sprint yang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"4331044381666269113"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Mengubah perilaku aktivitas sentuhan saat bergulir. &amp;quot;touchcancel&amp;quot; adalah yang digunakan Chrome sebelumnya dan &amp;quot;async-touchmove&amp;quot; adalah mode baru yang lebih disukai.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"799923393800005025"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Dapat melihat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"146220085323579959"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Internet terputus. Periksa sambungan internet Anda dan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"6263284346895336537"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Kritis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"6409731863280057959"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Munculan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"8217399928341212914"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memblokir unduhan otomatis beberapa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"3459774175445953971"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Terakhir diubah: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"2569850583200847032"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pembuatan sandi.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"930268624053534560"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Stempel Waktu Mendetail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"5916322246980153735"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"TIMESTAMP"</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"FILE_INFO"</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"EVENT_NAME"</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"DESCRIPTION"</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"1088086359088493902"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"73289266812733869"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dipilih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"1758230322558024056"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Klik atau ucapkan &amp;quot;Ok Google&amp;quot; untuk memulai penelusuran suara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"8639963783467694461"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Isi-otomatis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"2951247061394563839"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Memusatkan jendela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"3435738964857648380"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Keamanan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"9112987648460918699"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"786804765947661699"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Dinonaktifkan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"8449218563485801324"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Keluar dari semua </w:t>
            </w:r>
            <w:r w:rsidRPr="00702285">
              <w:rPr>
                <w:rFonts w:ascii="Courier New" w:eastAsia="Times New Roman" w:hAnsi="Courier New" w:cs="Courier New"/>
                <w:color w:val="000000"/>
                <w:sz w:val="20"/>
              </w:rPr>
              <w:lastRenderedPageBreak/>
              <w:t>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"3439153939049640737"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Selalu 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"HOST"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mengakses mikrofon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"870805141700401153"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Individual Code Signing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"5119173345047096771"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Mozilla Firefox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"9020278534503090146"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 web ini tidak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"4768698601728450387"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Pangkas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"6690659332373509948"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Tidak dapat mengurai file: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"1468038450257740950"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WebGL tidak didukung.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"3943857333388298514"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Sisipkan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"385051799172605136"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Mundur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"4196861286325780578"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&amp;amp;Ulangi pemindahan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"5075306601479391924"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Menonaktifkan persyaratan isyarat pengguna untuk memutar elemen media. Dengan mengaktifkan ini, Anda akan memungkinkan putar otomatis bekerja.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"9112748030372401671"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wallpaper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"8938356204940892126"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Saya menyerah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"2670965183549957348"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Metode masukan Chewing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"7839804798877833423"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Mengambil file ini akan menggunakan sekitar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"FILE_SIZE"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data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"3268451620468152448"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Tab Terbuka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"4918086044614829423"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Terima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"4085298594534903246"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JavaScript dicekal di laman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"7825543042214876779"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Dicekal oleh kebijakan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"4341977339441987045"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Cekal situs agar tidak menyetel data apa pun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"806812017500012252"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Susun ulang menurut judul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"6518133107902771759"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Verifikasi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"1807938677607439181"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Semua file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"4830663533476372654"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Juga kembalikan ke pembaruan </w:t>
            </w:r>
            <w:r w:rsidRPr="00702285">
              <w:rPr>
                <w:rFonts w:ascii="Courier New" w:eastAsia="Times New Roman" w:hAnsi="Courier New" w:cs="Courier New"/>
                <w:color w:val="000088"/>
                <w:sz w:val="20"/>
              </w:rPr>
              <w:lastRenderedPageBreak/>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"8575286330460702756"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Data tanda tangan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"6812841287760418429"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Simpan perubahan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"3835522725882634757"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Aduh! Server ini mengirimkan data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yang tidak bisa dipahami.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Laporkan bug</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dan sertakan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"BEGIN2_LINK"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cantuman mentah</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"END2_LINK"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"2989474696604907455"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terlampir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"6612358246767739896"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Konten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"1593594475886691512"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Pemformatan...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"8860520442470629999"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Kartu Virtual Google Wallet akan digunakan untuk transaksi ini. Kartu Virtual adalah nomor kartu baru sehingga penjual tidak dapat melihat nomor kartu kredit Anda yang sebenarnya.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"6586451623538375658"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Tukar tombol mouse utama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"475088594373173692"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 pertama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"1731911755844941020"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Mengirimkan permintaan...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"7885283703487484916"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terlalu singkat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"4361745360460842907"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sebagai tab</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"5238278114306905396"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dihapus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"4538792345715658285"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Dipasang oleh kebijakan perusahaan.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"2988488679308982380"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memasang paket: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"ERROR_CODE"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"2396249848217231973"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&amp;amp;Urungkan penghapusan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"55815574178531051"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yang diterima Chrome selama percobaan sambungan ini telah dicabut.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"6129953537138746214"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Spasi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"2626799779920242286"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Coba lagi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"3704331259350077894"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Penghentian </w:t>
            </w:r>
            <w:r w:rsidRPr="00702285">
              <w:rPr>
                <w:rFonts w:ascii="Courier New" w:eastAsia="Times New Roman" w:hAnsi="Courier New" w:cs="Courier New"/>
                <w:color w:val="000000"/>
                <w:sz w:val="20"/>
              </w:rPr>
              <w:lastRenderedPageBreak/>
              <w:t>Operasi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"1535919895260326054"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Romaja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"5801568494490449797"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Preferensi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"5903039909300841652"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Memindahkan...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"1038842779957582377"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tidak diketahui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"5327248766486351172"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"2150661552845026580"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Tambahkan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"5553784454066145694"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PIN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"6101226222197207147"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 baru ditambahkan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"8989148748219918422"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"ORGANIZATION"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"COUNTRY"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"6845038076637626672"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yang Dimaksimalkan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"3184560914950696195"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menyimpan ke $1. Gambar yang diedit akan disimpan dalam folder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"8366396658833131068"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Konektivitas jaringan Anda dipulihkan. Pilih jaringan lain atau tekan tombol 'Lanjutkan' di bawah untuk meluncurkan aplikasi kios.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"4664482161435122549"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PKCS #12 Kesalahan Ekspor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"2445081178310039857"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Diperlukan direktori akar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"146187176629751223"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Peserta di hangout ini telah menawarkan untuk membantu Anda dengan mengontrol komputer Anda. Jika Anda menerima: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 Semua orang di hangout ini dapat melihat layar Anda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 Orang yang membantu Anda akan dapat mengontrol mouse dan keyboard Anda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 Anda dapat mengakhirinya kapan saja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Terima?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"8251578425305135684"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Gambar kecil dihapus.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"6163522313638838258"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Luaskan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"31454997771848827"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Domain grup</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"3188465121994729530"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Rata-rata Perpindahan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"2726231345817023827"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"2085470240340828803"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bernama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sudah ada. Apa yang ingin Anda lakukan?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"7088674813905715446"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ini telah dialihkan ke status dibatalkan penetapannya oleh administrator. Agar bisa dipakai untuk pendaftaran, minta administrator mengubah status perangkat menjadi menunggu keputusan.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"3037605927509011580"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"5803531701633845775"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Pilih frasa dari belakang, tanpa memindahkan kursor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"1434886155212424586"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Beranda adalah laman Tab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"6057141540394398784"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Ini adalah pengguna dilindungi yang akan dikelola oleh Anda.</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  Anda perlu masuk untuk menggunakan fitur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"2966598748518102999"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Tingkatkan penelusuran suara dengan mengirimkan suara &amp;quot;Ok Google&amp;quot;, dan beberapa detik sebelumnya, ke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"7566723889363720618"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F12</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"7844992432319478437"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Memperbarui diff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"7713320380037170544"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Mengizinkan semua situs untuk menggunakan sistem pesan eksklusif untuk mengakses perangkat MIDI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"4093955363990068916"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lokal: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"1918141783557917887"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&amp;amp;Lebih kecil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"6996550240668667907"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hamparan keyboard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"4065006016613364460"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S&amp;amp;alin URL gambar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"7793784423225723647"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Hentikan pratinjau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"6965382102122355670"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"421182450098841253"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&amp;amp;Tampilkan Bilah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"2948083400971632585"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dapat menonaktifkan proxy apa pun yang dikonfigurasi untuk sambungan dari laman setelan.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"4481249487722541506"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Muat ekstensi yang belum </w:t>
            </w:r>
            <w:r w:rsidRPr="00702285">
              <w:rPr>
                <w:rFonts w:ascii="Courier New" w:eastAsia="Times New Roman" w:hAnsi="Courier New" w:cs="Courier New"/>
                <w:color w:val="000000"/>
                <w:sz w:val="20"/>
              </w:rPr>
              <w:lastRenderedPageBreak/>
              <w:t>dibuka kemasannya...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"356512994079769807"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Setelan pemasangan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"8180239481735238521"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laman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"7532099961752278950"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Disetel oleh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"5091619265517204357"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 API Sumber Media.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"1665611772925418501"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File tidak dapat diubah.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"477518548916168453"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tidak mendukung fungsi yang diperlukan untuk memenuhi permintaan.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"2843806747483486897"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"9124229546822826599"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Lewati permintaan sandi dan simpan sandi secara otomatis.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"1007233996198401083"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tersambung.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"2149973817440762519"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"5431318178759467895"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Warna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"4454939697743986778"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Sertifikat ini dipasang oleh administrator sistem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"249303669840926644"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dapat menyelesaikan pendaftaran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"2784407158394623927"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layanan data seluler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"4393744079468921084"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 keluar dari mode penyamaran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"6920989436227028121"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Buka sebagai tab biasa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"8907632694946431747"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Menampilkan aplikasi Drive bersebelahan dengan aplikasi Chrome di 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"4057041477816018958"</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"SPEED"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"RECEIVED_AMOUNT"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"2050339315714019657"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Potret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"6991128190741664836"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"8261490674758214762"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Aplikasi/ekstensi dapat: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"8647750283161643317"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ulang semua ke default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"5112577000029535889"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Alat </w:t>
            </w:r>
            <w:r w:rsidRPr="00702285">
              <w:rPr>
                <w:rFonts w:ascii="Courier New" w:eastAsia="Times New Roman" w:hAnsi="Courier New" w:cs="Courier New"/>
                <w:color w:val="000000"/>
                <w:sz w:val="20"/>
              </w:rPr>
              <w:lastRenderedPageBreak/>
              <w:t>&amp;amp;Pengembang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"2301382460326681002"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Direktori akar ekstensi tidak valid.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"4912643508233590958"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Bangun saat Nganggur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"7839192898639727867"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 Kunci Subjek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"4759238208242260848"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"2879560882721503072"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Berhasil menyimpan sertifikat yang diterbitkan oleh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"ISSUER"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"1275718070701477396"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"1178581264944972037"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"3948633535993872459"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Tautan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"PROTOCOL"</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"6492313032770352219"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Ukuran pada disk: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"3225919329040284222"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menunjukkan sertifikat yang tidak sesuai dengan harapan terpasang. Harapan ini disertakan untuk situs web tertentu dengan keamanan tinggi guna melindungi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"5233231016133573565"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ID proses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"5941711191222866238"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Perkecil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"1478340334823509079"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Detail: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"8484117123263380908"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Perangkat MIDI (suara)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"8512476990829870887"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Akhiri Proses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"4121428309786185360"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Kedaluwarsa pada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"3406605057700382950"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&amp;amp;Tampilkan bilah bookmark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"6807889908376551050"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"962416441122492777"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Selesai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"2049137146490122801"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ke file lokal pada komputer Anda dinonaktifkan oleh administrator.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"225240747099314620"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pengenal untuk konten yang dilindungi (mungkin harus memulai ulang komputer)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"1146498888431277930"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Kesalahan koneksi SSL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"5588033542900357244"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"RATING_COUNT"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"6394627529324717982"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Koma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"253434972992662860"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&amp;amp;Jeda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"335985608243443814"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Jelajah...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"1200154159504823132"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512</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"2727794866043914351"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Pengecualian akses plugin yang tidak dimasukkan kotak pasir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"2672394958563893062"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Terjadi kesalahan. Klik untuk memulai ulang dari awal.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"654039047105555694"</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Catatan: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"END_BOLD"</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Hanya aktif jika Anda tahu sedang melakukan apa atau jika ditanyai untuk melakukan hal tersebut, karena koleksi data dapat mengurangi kinerja.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"8137331602592933310"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telah dibagikan dengan Anda. Namun Anda tidak dapat menghapusnya karena bukan milik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"1346690665528575959"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peralihan antar-operator seluler.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"8892992092192084762"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Tema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"THEME_NAME"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telah terpasang.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"7427348830195639090"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Laman Latar Belakang: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"BACKGROUND_PAGE_URL"</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"8390029840652165810"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Pastikan sambungan jaringan Anda bekerja dan jika masalah tetap berlanjut, keluar dan masuk kembali untuk menyegarkan kredensial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"4034042927394659004"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Kurangi kecerahan tombol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"5898154795085152510"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Server mengembalikan sertifikat klien yang tidak valid. Kesalahan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"ERROR_NUMBER"</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"2704184184447774363"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Microsoft Document Signing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"5677928146339483299"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Dicekal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"4645676300727003670"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&amp;amp;Pertahankan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"3225579507836276307"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pihak ketiga telah mencekal akses ke laman web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"6815551780062710681"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edit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"6911468394164995108"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Bergabung dengan </w:t>
            </w:r>
            <w:r w:rsidRPr="00702285">
              <w:rPr>
                <w:rFonts w:ascii="Courier New" w:eastAsia="Times New Roman" w:hAnsi="Courier New" w:cs="Courier New"/>
                <w:color w:val="000000"/>
                <w:sz w:val="20"/>
              </w:rPr>
              <w:lastRenderedPageBreak/>
              <w:t>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"2510708650472996893"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Beri warna profil: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"343467364461911375"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Beberapa layanan konten menggunakan pengenal mesin untuk mengidentifikasi Anda secara unik untuk tujuan memberi otorisasi akses kepada konten yang dilindungi.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"5061708541166515394"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Kontras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"3307950238492803740"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Debug semuanya.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"2087822576218954668"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Pencetakan: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"PRINT_NAME"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"747459581954555080"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Pulihkan semua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"7602079150116086782"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tab dari perangkat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"7167486101654761064"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Sel&amp;amp;alu buka file jenis ini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"6218364611373262432"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Menyetel ulang status pemasangan Peluncur Aplikasi setiap memulai ulang. Saat tanda ini disetel, Chrome akan melupakan bahwa peluncur telah dipasang setiap Chrome dimulai. Setelan ini digunakan untuk menguji alur pemasangan Peluncur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"4396124683129237657"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Kartu kredit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"4103763322291513355"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Kunjungi &amp;lt;strong&amp;gt;chrome://policy&amp;lt;/strong&amp;gt; untuk melihat daftar URL yang masuk daftar hitam dan kebijakan lain yang diterapkan oleh administrator sistem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"8799314737325793817"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Tampilkan lainnya...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"5826507051599432481"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Common Name (CN)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"8914326144705007149"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Sangat Besar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"5154702632169343078"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Subjek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"2817861546829549432"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Mengaktifkan &amp;quot;Jangan Lacak&amp;quot; berarti sebuah permintaan akan disertakan dengan lalu lintas penjelajahan Anda. Pengaruh apa pun tergantung pada apakah situs web menanggapi permintaan atau tidak, dan cara permintaan diinterpretasikan. Misalnya, beberapa situs web mungkin menanggapi permintaan ini dengan menayangkan iklan kepada Anda yang bukan berdasarkan situs web yang telah Anda kunjungi. Banyak situs web akan tetap mengumpulkan dan menggunakan data penjelajahan Anda - </w:t>
            </w:r>
            <w:r w:rsidRPr="00702285">
              <w:rPr>
                <w:rFonts w:ascii="Courier New" w:eastAsia="Times New Roman" w:hAnsi="Courier New" w:cs="Courier New"/>
                <w:color w:val="000000"/>
                <w:sz w:val="20"/>
              </w:rPr>
              <w:lastRenderedPageBreak/>
              <w:t>misalnya untuk meningkatkan keamanan, menyediakan konten, layanan, iklan, dan saran di situs web mereka, serta untuk membuat statistik pelaporan.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"5228076606934445476"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Ada yang salah dengan perangkat.  Untuk memperbaikinya, Anda harus memulai ulang perangkat dan mencoba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"8241806945692107836"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Menentukan konfigurasi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"2273562597641264981"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Operator: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"122082903575839559"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Algoritme Tanda Tangan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"9013587737291179248"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Ups! Pengguna yang diawasi tersebut tidak dapat diimpor. Periksa izin dan ruang hard drive Anda, lalu coba lagi.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"7254951428499890870"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Yakin ingin meluncurkan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"APP_NAME"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 dalam mode diagnosis?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"4462159676511157176"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nama khusus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"4575703660920788003"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Tekan Shift-Alt untuk mengubah tata letak keyboard.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"7240120331469437312"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Alternatif Subjek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"2669198762040460457"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Nama pengguna atau sandi yang Anda masukkan salah.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"5849626805825065073"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dinonaktifkan, teks dirender menggunakan anti alias abu-abu, bukan LCD (subpiksel), saat melakukan pengomposisian yang dipercepat.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"8509646642152301857"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Unduhan kamus periksa ejaan gagal.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"1161575384898972166"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Masuklah ke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"TOKEN_NAME"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mengeskpor sertifikat klien.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"7056526158851679338"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&amp;amp;Periksa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"1718559768876751602"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Buat Akun Google sekarang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"7408287099496324465"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Jika diaktifkan, API Penelusuran yang Disematkan akan digunakan untuk mengirimkan kueri penelusuran di laman hasil penelusuran.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"2731710757838467317"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Membuat akun Anda yang </w:t>
            </w:r>
            <w:r w:rsidRPr="00702285">
              <w:rPr>
                <w:rFonts w:ascii="Courier New" w:eastAsia="Times New Roman" w:hAnsi="Courier New" w:cs="Courier New"/>
                <w:color w:val="000000"/>
                <w:sz w:val="20"/>
              </w:rPr>
              <w:lastRenderedPageBreak/>
              <w:t>diawasi. Proses ini membutuhkan beberapa saat.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"1884319566525838835"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Status Sandbox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"2770465223704140727"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dari daftar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"8314013494437618358"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Pengomposisian berutas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"2525250408503682495"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Demi batu kripton! Cryptohome untuk aplikasi kios tidak dapat terpasang.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"3590587280253938212"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cepat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"6053401458108962351"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Menghapus data penjelajahan...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"2339641773402824483"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Memeriksa pembaruan...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"5770385044111747894"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NPAPI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"9111742992492686570"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Unduh Pembaruan Keamanan Penting</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"1979280758666859181"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Anda mengubah ke saluran dengan versi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yang lebih lama. Perubahan saluran ini akan berlaku jika versi saluran cocok dengan versi yang saat ini terpasang pada perangkat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"304009983491258911"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Ubah PIN kartu SIM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"8636666366616799973"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Paket tidak valid. Detail: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"ERROR_MESSAGE"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"2045969484888636535"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Lanjutkan pencekalan cookie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"8131740175452115882"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"7353601530677266744"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Baris Perintah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"2766006623206032690"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Tem&amp;amp;pel lalu buka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"5286673433070377078"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Jalur Perender Terbaru - KEMUNGKINAN MEMBUAT BROWSER ANDA MOGOK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"4682551433947286597"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Wallpaper muncul di Layar Masuk.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"4394049700291259645"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Nonaktifkan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"5284518706373932381"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Sebaiknya Anda kembali ke situs web ini dalam beberapa jam. Google Penjelajahan Aman baru saja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mendeteksi perangkat lunak perusak</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di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Situs web yang umumnya aman terkadang terinfeksi perangkat lunak perusak.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"969892804517981540"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Pembuatan Resmi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"1691608011302982743"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Anda terlalu cepat menghapus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"445923051607553918"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Bergabung dengan jaringan Wi-Fi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"1898137169133852367"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Menyetel ulang Powerwash perangkat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Anda menjadi seperti baru. Selain itu, perangkat Anda akan kembali ke pembaruan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"IDS_SHORT_PRODUCT_NAME"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sebelumnya.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"4215898373199266584"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Ssst!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"INCOGNITO_MODE_SHORTCUT"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mode penyamaran mungkin berguna suatu saat nanti.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"1048597748939794622"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paksa untuk semua lapisan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"9169496697824289689"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pintasan keyboard</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"420676372321767680"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Aktifkan dekode non-pengomposisian.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"2925966894897775835"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Spreadsheet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"3349155901412833452"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Gunakan kunci , dan . untuk memanggil daftar kandidat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"1524152555482653726"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Film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"7336748286991450492"</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"SIGN_IN_LINK"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untuk mendapatkan bookmark Anda di mana saja.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"8487700953926739672"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Tersedia secara offline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"6098975396189420741"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Mengaktifkan opsi ini akan mencegah aplikasi web mengakses API WebGL.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"7053681315773739487"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Folder aplikasi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"6444070574980481588"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Setel tanggal dan waktu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"4377301101584272308"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semua situs melacak lokasi fisik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"2742870351467570537"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Hapus item yang dipilih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"7561196759112975576"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Selalu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"2116673936380190819"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jam terakhir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"5765491088802881382"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Jaringan tidak tersedia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"4119705021348785607"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Bukan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"PROFILE_DISPLAY_NAME"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"6941427089482296743"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Buang semua yang </w:t>
            </w:r>
            <w:r w:rsidRPr="00702285">
              <w:rPr>
                <w:rFonts w:ascii="Courier New" w:eastAsia="Times New Roman" w:hAnsi="Courier New" w:cs="Courier New"/>
                <w:color w:val="000000"/>
                <w:sz w:val="20"/>
              </w:rPr>
              <w:lastRenderedPageBreak/>
              <w:t>ditampilkan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"6510391806634703461"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Pengguna baru</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"3709244229496787112"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Browser mati sebelum unduhan selesai.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"7999229196265990314"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Membuat file berikut: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Ekstensi: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"EXTENSION_FILE"</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 xml:space="preserve">File Kunci: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"KEY_FILE"</w:t>
            </w:r>
            <w:r w:rsidRPr="00702285">
              <w:rPr>
                <w:rFonts w:ascii="Courier New" w:eastAsia="Times New Roman" w:hAnsi="Courier New" w:cs="Courier New"/>
                <w:color w:val="000088"/>
                <w:sz w:val="20"/>
              </w:rPr>
              <w:t>/&gt;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00"/>
                <w:sz w:val="20"/>
              </w:rPr>
              <w:t>Simpan file kunci Anda di tempat yang aman. Anda akan membutuhkannya untuk membuat versi baru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"5522156646677899028"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Ekstensi ini berisi kerentanan keamanan serius.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"1004032892340602806"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Izinkan semua situs menggunakan plugin untuk mengakses komputer Anda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"3813984289128269159"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Ok Google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"417475959318757854"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Letakkan Peluncur Aplikasi di tengah.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"5218183485292899140"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Prancis Swiss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"7685049629764448582"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Memori JavaScript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"6398765197997659313"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Keluar dari tampilan layar penuh</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"4641635164232599739"</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"FILE_NAME"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tidak biasa diunduh dan bisa berbahaya.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"6059652578941944813"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Hierarki Sertifikat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"3153094071447713741"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Fitur tampilan masukan eksperimental.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"5729712731028706266"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&amp;amp;Lihat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"9170884462774788842"</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Program lain di komputer Anda menambahkan tema yang dapat mengubah cara kerja Chrome.</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"8571108619753148184"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Server 4</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"4508765956121923607"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Lihat S&amp;amp;umber</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"5975083100439434680"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Perkecil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"8080048886850452639"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Salin URL audi&amp;amp;o</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"2817109084437064140"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Impor dan Kaitkan ke Perangkat...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"3331321258768829690"</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"UTCOFFSET"</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"LONGTZNAME"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"EXEMPLARCITY"</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"2813137708069460534"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Metrik yang terkait dengan penggunaan jaringan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"SHORT_PRODUCT_NAME"</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"7250799832286185545"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Tahun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"5849869942539715694"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Kemas ekstensi...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"7339785458027436441"</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Periksa Ejaan Saat Mengetik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"5233736638227740678"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&amp;amp;Tempel</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"1828901632669367785"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Cetak Menggunakan Dialog Sistem...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"1801298019027379214"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PIN salah, harap coba lagi. Kesempatan yang tersisa:</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"TRIES_COUNT"</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"534749176369872155"</w:t>
            </w:r>
            <w:r w:rsidRPr="00702285">
              <w:rPr>
                <w:rFonts w:ascii="Courier New" w:eastAsia="Times New Roman" w:hAnsi="Courier New" w:cs="Courier New"/>
                <w:color w:val="000088"/>
                <w:sz w:val="20"/>
              </w:rPr>
              <w:t>&gt;&lt;ph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memberikan daftar kredensial sertifikat yang telah disetujui sebelumnya kepada Google. Chrome tidak menerima kredensial apa pun yang telah disetujui sebelumnya selama percobaan sambungan, yang mengindikasikan bahwa penyerang mencoba untuk meniru identitas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"SITE"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"992543612453727859"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Tambah frasa di depan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"4728558894243024398"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Platform</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"5155376355084511024"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Mikrofon saat ini tidak tersedia.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"BEGIN_LINK"</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Kelola mikrofon</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"END_LINK"</w:t>
            </w:r>
            <w:r w:rsidRPr="00702285">
              <w:rPr>
                <w:rFonts w:ascii="Courier New" w:eastAsia="Times New Roman" w:hAnsi="Courier New" w:cs="Courier New"/>
                <w:color w:val="000088"/>
                <w:sz w:val="20"/>
              </w:rPr>
              <w:t>/&gt;&lt;/translation&gt;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"7127980134843952133"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Riwayat unduhan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"4998873842614926205"</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Konfirmasikan Perubahan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"6596325263575161958"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Opsi enkripsi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"1559528461873125649"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Tidak ada file atau direktori tersebut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"3857773447683694438"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Lorem ipsum dolor sit amet, consectetur adipiscing elit.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"1533920822694388968"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Penyejajaran TV</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"6109534693970294947"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Izinkan </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"ORIGIN"</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 xml:space="preserve"> berkomunikasi dengan ekstensi &amp;quot;</w:t>
            </w:r>
            <w:r w:rsidRPr="00702285">
              <w:rPr>
                <w:rFonts w:ascii="Courier New" w:eastAsia="Times New Roman" w:hAnsi="Courier New" w:cs="Courier New"/>
                <w:color w:val="000088"/>
                <w:sz w:val="20"/>
              </w:rPr>
              <w:t>&lt;ph</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name</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"EXTENSION_NAME"</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&amp;quot;?</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"1729533290416704613"</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Juga mengontrol laman apa yang ditampilkan saat Anda menelusuri dari Omnibox.</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"2650446666397867134"</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Akses ke file ditolak</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"3568838446092468648"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ECDSA</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"5832830184511718549"</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Menggunakan utas sekunder untuk melakukan komposisi laman web. Hal ini memungkinkan pengguliran yang mulus, bahkan saat utas utama tidak responsif.</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"7943385054491506837"</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Colemak AS</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"8203365863660628138"</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Konfirmasi Instalasi</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w:t>
            </w:r>
            <w:r w:rsidRPr="00702285">
              <w:rPr>
                <w:rFonts w:ascii="Courier New" w:eastAsia="Times New Roman" w:hAnsi="Courier New" w:cs="Courier New"/>
                <w:color w:val="000000"/>
                <w:sz w:val="20"/>
              </w:rPr>
              <w:t xml:space="preserve"> </w:t>
            </w:r>
            <w:r w:rsidRPr="00702285">
              <w:rPr>
                <w:rFonts w:ascii="Courier New" w:eastAsia="Times New Roman" w:hAnsi="Courier New" w:cs="Courier New"/>
                <w:color w:val="660066"/>
                <w:sz w:val="20"/>
              </w:rPr>
              <w:t>id</w:t>
            </w:r>
            <w:r w:rsidRPr="00702285">
              <w:rPr>
                <w:rFonts w:ascii="Courier New" w:eastAsia="Times New Roman" w:hAnsi="Courier New" w:cs="Courier New"/>
                <w:color w:val="666600"/>
                <w:sz w:val="20"/>
              </w:rPr>
              <w:t>=</w:t>
            </w:r>
            <w:r w:rsidRPr="00702285">
              <w:rPr>
                <w:rFonts w:ascii="Courier New" w:eastAsia="Times New Roman" w:hAnsi="Courier New" w:cs="Courier New"/>
                <w:color w:val="008800"/>
                <w:sz w:val="20"/>
              </w:rPr>
              <w:t>"2533972581508214006"</w:t>
            </w:r>
            <w:r w:rsidRPr="00702285">
              <w:rPr>
                <w:rFonts w:ascii="Courier New" w:eastAsia="Times New Roman" w:hAnsi="Courier New" w:cs="Courier New"/>
                <w:color w:val="000088"/>
                <w:sz w:val="20"/>
              </w:rPr>
              <w:t>&gt;</w:t>
            </w:r>
            <w:r w:rsidRPr="00702285">
              <w:rPr>
                <w:rFonts w:ascii="Courier New" w:eastAsia="Times New Roman" w:hAnsi="Courier New" w:cs="Courier New"/>
                <w:color w:val="000000"/>
                <w:sz w:val="20"/>
              </w:rPr>
              <w:t>Laporkan kesalahan peringatan</w:t>
            </w:r>
            <w:r w:rsidRPr="00702285">
              <w:rPr>
                <w:rFonts w:ascii="Courier New" w:eastAsia="Times New Roman" w:hAnsi="Courier New" w:cs="Courier New"/>
                <w:color w:val="000088"/>
                <w:sz w:val="20"/>
              </w:rPr>
              <w:t>&lt;/translation&gt;</w:t>
            </w:r>
          </w:p>
        </w:tc>
      </w:tr>
      <w:tr w:rsidR="005057BF" w:rsidRPr="00702285" w:rsidTr="007C44CF">
        <w:tc>
          <w:tcPr>
            <w:tcW w:w="600" w:type="dxa"/>
            <w:tcBorders>
              <w:right w:val="single" w:sz="6" w:space="0" w:color="F1F2F3"/>
            </w:tcBorders>
            <w:shd w:val="clear" w:color="auto" w:fill="FFFFFF"/>
            <w:tcMar>
              <w:top w:w="0" w:type="dxa"/>
              <w:left w:w="0" w:type="dxa"/>
              <w:bottom w:w="0" w:type="dxa"/>
              <w:right w:w="150" w:type="dxa"/>
            </w:tcMar>
            <w:vAlign w:val="center"/>
            <w:hideMark/>
          </w:tcPr>
          <w:p w:rsidR="005057BF" w:rsidRPr="00702285" w:rsidRDefault="005057BF" w:rsidP="007C44CF">
            <w:pPr>
              <w:spacing w:after="0" w:line="240" w:lineRule="auto"/>
              <w:jc w:val="right"/>
              <w:rPr>
                <w:rFonts w:ascii="Courier New" w:eastAsia="Times New Roman" w:hAnsi="Courier New" w:cs="Courier New"/>
                <w:color w:val="666666"/>
                <w:sz w:val="20"/>
                <w:szCs w:val="20"/>
              </w:rPr>
            </w:pPr>
          </w:p>
        </w:tc>
        <w:tc>
          <w:tcPr>
            <w:tcW w:w="0" w:type="auto"/>
            <w:shd w:val="clear" w:color="auto" w:fill="FFFFFF"/>
            <w:tcMar>
              <w:top w:w="0" w:type="dxa"/>
              <w:left w:w="150" w:type="dxa"/>
              <w:bottom w:w="0" w:type="dxa"/>
              <w:right w:w="0" w:type="dxa"/>
            </w:tcMar>
            <w:vAlign w:val="center"/>
            <w:hideMark/>
          </w:tcPr>
          <w:p w:rsidR="005057BF" w:rsidRPr="00702285" w:rsidRDefault="005057BF" w:rsidP="007C44CF">
            <w:pPr>
              <w:spacing w:after="0" w:line="312" w:lineRule="atLeast"/>
              <w:rPr>
                <w:rFonts w:ascii="Courier New" w:eastAsia="Times New Roman" w:hAnsi="Courier New" w:cs="Courier New"/>
                <w:color w:val="000000"/>
                <w:sz w:val="20"/>
                <w:szCs w:val="20"/>
              </w:rPr>
            </w:pPr>
            <w:r w:rsidRPr="00702285">
              <w:rPr>
                <w:rFonts w:ascii="Courier New" w:eastAsia="Times New Roman" w:hAnsi="Courier New" w:cs="Courier New"/>
                <w:color w:val="000088"/>
                <w:sz w:val="20"/>
              </w:rPr>
              <w:t>&lt;/translationbundle&gt;</w:t>
            </w:r>
          </w:p>
        </w:tc>
      </w:tr>
    </w:tbl>
    <w:p w:rsidR="005057BF" w:rsidRDefault="005057BF" w:rsidP="005057BF">
      <w:pPr>
        <w:pStyle w:val="NormalWeb"/>
        <w:shd w:val="clear" w:color="auto" w:fill="FFFFFF"/>
        <w:spacing w:before="0" w:after="0"/>
        <w:textAlignment w:val="baseline"/>
        <w:rPr>
          <w:rFonts w:ascii="Helvetica" w:hAnsi="Helvetica" w:cs="Helvetica"/>
          <w:color w:val="444444"/>
          <w:sz w:val="21"/>
          <w:szCs w:val="21"/>
        </w:rPr>
      </w:pPr>
    </w:p>
    <w:p w:rsidR="005057BF" w:rsidRDefault="005057BF" w:rsidP="005057BF">
      <w:pPr>
        <w:pStyle w:val="NormalWeb"/>
        <w:shd w:val="clear" w:color="auto" w:fill="FFFFFF"/>
        <w:spacing w:before="0" w:after="0"/>
        <w:textAlignment w:val="baseline"/>
        <w:rPr>
          <w:rFonts w:ascii="Helvetica" w:hAnsi="Helvetica" w:cs="Helvetica"/>
          <w:color w:val="444444"/>
          <w:sz w:val="21"/>
          <w:szCs w:val="21"/>
        </w:rPr>
      </w:pPr>
    </w:p>
    <w:p w:rsidR="005057BF" w:rsidRDefault="005057BF" w:rsidP="005057BF">
      <w:pPr>
        <w:rPr>
          <w:sz w:val="24"/>
          <w:szCs w:val="24"/>
        </w:rPr>
      </w:pPr>
      <w:r>
        <w:rPr>
          <w:noProof/>
          <w:color w:val="334862"/>
        </w:rPr>
        <w:drawing>
          <wp:inline distT="0" distB="0" distL="0" distR="0">
            <wp:extent cx="6457950" cy="3276600"/>
            <wp:effectExtent l="19050" t="0" r="0" b="0"/>
            <wp:docPr id="35" name="Picture 35" descr="Packet Internet Grophe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cket Internet Gropher">
                      <a:hlinkClick r:id="rId39"/>
                    </pic:cNvPr>
                    <pic:cNvPicPr>
                      <a:picLocks noChangeAspect="1" noChangeArrowheads="1"/>
                    </pic:cNvPicPr>
                  </pic:nvPicPr>
                  <pic:blipFill>
                    <a:blip r:embed="rId40"/>
                    <a:srcRect/>
                    <a:stretch>
                      <a:fillRect/>
                    </a:stretch>
                  </pic:blipFill>
                  <pic:spPr bwMode="auto">
                    <a:xfrm>
                      <a:off x="0" y="0"/>
                      <a:ext cx="6457950" cy="3276600"/>
                    </a:xfrm>
                    <a:prstGeom prst="rect">
                      <a:avLst/>
                    </a:prstGeom>
                    <a:noFill/>
                    <a:ln w="9525">
                      <a:noFill/>
                      <a:miter lim="800000"/>
                      <a:headEnd/>
                      <a:tailEnd/>
                    </a:ln>
                  </pic:spPr>
                </pic:pic>
              </a:graphicData>
            </a:graphic>
          </wp:inline>
        </w:drawing>
      </w:r>
    </w:p>
    <w:p w:rsidR="005057BF" w:rsidRPr="00F92FBE" w:rsidRDefault="005057BF" w:rsidP="005057BF">
      <w:pPr>
        <w:shd w:val="clear" w:color="auto" w:fill="FFFFFF"/>
        <w:spacing w:line="0" w:lineRule="auto"/>
        <w:jc w:val="center"/>
        <w:textAlignment w:val="center"/>
        <w:rPr>
          <w:b/>
          <w:bCs/>
          <w:color w:val="00ADEF"/>
        </w:rPr>
      </w:pPr>
      <w:r>
        <w:rPr>
          <w:rStyle w:val="post-date-day"/>
          <w:b/>
          <w:bCs/>
          <w:color w:val="00ADEF"/>
        </w:rPr>
        <w:t>24</w:t>
      </w:r>
      <w:r>
        <w:rPr>
          <w:b/>
          <w:bCs/>
          <w:color w:val="00ADEF"/>
        </w:rPr>
        <w:br/>
      </w:r>
    </w:p>
    <w:p w:rsidR="005057BF" w:rsidRDefault="005057BF" w:rsidP="005057BF">
      <w:pPr>
        <w:pStyle w:val="Heading2"/>
        <w:shd w:val="clear" w:color="auto" w:fill="FFFFFF"/>
        <w:spacing w:before="0" w:after="120"/>
        <w:rPr>
          <w:rFonts w:ascii="Arial" w:hAnsi="Arial" w:cs="Arial"/>
          <w:color w:val="555555"/>
          <w:sz w:val="43"/>
          <w:szCs w:val="43"/>
        </w:rPr>
      </w:pPr>
      <w:r>
        <w:rPr>
          <w:rFonts w:ascii="Arial" w:hAnsi="Arial" w:cs="Arial"/>
          <w:color w:val="555555"/>
          <w:sz w:val="43"/>
          <w:szCs w:val="43"/>
        </w:rPr>
        <w:lastRenderedPageBreak/>
        <w:t>Pengertian Ping</w:t>
      </w:r>
    </w:p>
    <w:p w:rsidR="005057BF" w:rsidRDefault="005057BF" w:rsidP="005057BF">
      <w:pPr>
        <w:shd w:val="clear" w:color="auto" w:fill="FFFFFF"/>
        <w:rPr>
          <w:rFonts w:ascii="Arial" w:hAnsi="Arial" w:cs="Arial"/>
          <w:color w:val="777777"/>
          <w:sz w:val="27"/>
          <w:szCs w:val="27"/>
        </w:rPr>
      </w:pPr>
      <w:r>
        <w:rPr>
          <w:rFonts w:ascii="Arial" w:hAnsi="Arial" w:cs="Arial"/>
          <w:noProof/>
          <w:color w:val="777777"/>
          <w:sz w:val="27"/>
          <w:szCs w:val="27"/>
        </w:rPr>
        <w:drawing>
          <wp:inline distT="0" distB="0" distL="0" distR="0">
            <wp:extent cx="6457950" cy="3276600"/>
            <wp:effectExtent l="19050" t="0" r="0" b="0"/>
            <wp:docPr id="36" name="Picture 36" descr="Packet Internet Gro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cket Internet Gropher"/>
                    <pic:cNvPicPr>
                      <a:picLocks noChangeAspect="1" noChangeArrowheads="1"/>
                    </pic:cNvPicPr>
                  </pic:nvPicPr>
                  <pic:blipFill>
                    <a:blip r:embed="rId40"/>
                    <a:srcRect/>
                    <a:stretch>
                      <a:fillRect/>
                    </a:stretch>
                  </pic:blipFill>
                  <pic:spPr bwMode="auto">
                    <a:xfrm>
                      <a:off x="0" y="0"/>
                      <a:ext cx="6457950" cy="3276600"/>
                    </a:xfrm>
                    <a:prstGeom prst="rect">
                      <a:avLst/>
                    </a:prstGeom>
                    <a:noFill/>
                    <a:ln w="9525">
                      <a:noFill/>
                      <a:miter lim="800000"/>
                      <a:headEnd/>
                      <a:tailEnd/>
                    </a:ln>
                  </pic:spPr>
                </pic:pic>
              </a:graphicData>
            </a:graphic>
          </wp:inline>
        </w:drawing>
      </w:r>
    </w:p>
    <w:p w:rsidR="005057BF" w:rsidRDefault="005057BF" w:rsidP="005057BF">
      <w:pPr>
        <w:pStyle w:val="NormalWeb"/>
        <w:shd w:val="clear" w:color="auto" w:fill="FFFFFF"/>
        <w:spacing w:before="0" w:after="0"/>
        <w:textAlignment w:val="baseline"/>
        <w:rPr>
          <w:rFonts w:ascii="Helvetica" w:hAnsi="Helvetica" w:cs="Helvetica"/>
          <w:color w:val="444444"/>
          <w:sz w:val="21"/>
          <w:szCs w:val="21"/>
        </w:rPr>
      </w:pPr>
    </w:p>
    <w:p w:rsidR="005057BF" w:rsidRDefault="005057BF" w:rsidP="005057BF">
      <w:pPr>
        <w:rPr>
          <w:sz w:val="24"/>
          <w:szCs w:val="24"/>
        </w:rPr>
      </w:pPr>
      <w:r>
        <w:rPr>
          <w:noProof/>
          <w:color w:val="334862"/>
        </w:rPr>
        <w:drawing>
          <wp:inline distT="0" distB="0" distL="0" distR="0">
            <wp:extent cx="6457950" cy="3276600"/>
            <wp:effectExtent l="19050" t="0" r="0" b="0"/>
            <wp:docPr id="39" name="Picture 39" descr="Packet Internet Grophe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cket Internet Gropher">
                      <a:hlinkClick r:id="rId39"/>
                    </pic:cNvPr>
                    <pic:cNvPicPr>
                      <a:picLocks noChangeAspect="1" noChangeArrowheads="1"/>
                    </pic:cNvPicPr>
                  </pic:nvPicPr>
                  <pic:blipFill>
                    <a:blip r:embed="rId40"/>
                    <a:srcRect/>
                    <a:stretch>
                      <a:fillRect/>
                    </a:stretch>
                  </pic:blipFill>
                  <pic:spPr bwMode="auto">
                    <a:xfrm>
                      <a:off x="0" y="0"/>
                      <a:ext cx="6457950" cy="3276600"/>
                    </a:xfrm>
                    <a:prstGeom prst="rect">
                      <a:avLst/>
                    </a:prstGeom>
                    <a:noFill/>
                    <a:ln w="9525">
                      <a:noFill/>
                      <a:miter lim="800000"/>
                      <a:headEnd/>
                      <a:tailEnd/>
                    </a:ln>
                  </pic:spPr>
                </pic:pic>
              </a:graphicData>
            </a:graphic>
          </wp:inline>
        </w:drawing>
      </w:r>
    </w:p>
    <w:p w:rsidR="005057BF" w:rsidRDefault="005057BF" w:rsidP="005057BF">
      <w:pPr>
        <w:shd w:val="clear" w:color="auto" w:fill="FFFFFF"/>
        <w:spacing w:line="0" w:lineRule="auto"/>
        <w:jc w:val="center"/>
        <w:textAlignment w:val="center"/>
        <w:rPr>
          <w:rFonts w:ascii="Arial" w:hAnsi="Arial" w:cs="Arial"/>
          <w:color w:val="777777"/>
          <w:sz w:val="27"/>
          <w:szCs w:val="27"/>
        </w:rPr>
      </w:pPr>
      <w:r>
        <w:rPr>
          <w:rStyle w:val="post-date-day"/>
          <w:b/>
          <w:bCs/>
          <w:color w:val="00ADEF"/>
        </w:rPr>
        <w:t>24</w:t>
      </w:r>
      <w:r>
        <w:rPr>
          <w:b/>
          <w:bCs/>
          <w:color w:val="00ADEF"/>
        </w:rPr>
        <w:br/>
      </w:r>
    </w:p>
    <w:p w:rsidR="005057BF" w:rsidRDefault="005057BF" w:rsidP="005057BF">
      <w:pPr>
        <w:pStyle w:val="Heading2"/>
        <w:shd w:val="clear" w:color="auto" w:fill="FFFFFF"/>
        <w:spacing w:before="0" w:after="120"/>
        <w:rPr>
          <w:rFonts w:ascii="Arial" w:hAnsi="Arial" w:cs="Arial"/>
          <w:color w:val="555555"/>
          <w:sz w:val="43"/>
          <w:szCs w:val="43"/>
        </w:rPr>
      </w:pPr>
    </w:p>
    <w:p w:rsidR="005057BF" w:rsidRDefault="005057BF" w:rsidP="005057BF">
      <w:pPr>
        <w:shd w:val="clear" w:color="auto" w:fill="FFFFFF"/>
        <w:rPr>
          <w:rFonts w:ascii="Arial" w:hAnsi="Arial" w:cs="Arial"/>
          <w:color w:val="777777"/>
          <w:sz w:val="27"/>
          <w:szCs w:val="27"/>
        </w:rPr>
      </w:pPr>
      <w:r>
        <w:rPr>
          <w:rFonts w:ascii="Arial" w:hAnsi="Arial" w:cs="Arial"/>
          <w:noProof/>
          <w:color w:val="777777"/>
          <w:sz w:val="27"/>
          <w:szCs w:val="27"/>
        </w:rPr>
        <w:drawing>
          <wp:inline distT="0" distB="0" distL="0" distR="0">
            <wp:extent cx="6457950" cy="3276600"/>
            <wp:effectExtent l="19050" t="0" r="0" b="0"/>
            <wp:docPr id="40" name="Picture 40" descr="Packet Internet Gro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cket Internet Gropher"/>
                    <pic:cNvPicPr>
                      <a:picLocks noChangeAspect="1" noChangeArrowheads="1"/>
                    </pic:cNvPicPr>
                  </pic:nvPicPr>
                  <pic:blipFill>
                    <a:blip r:embed="rId40"/>
                    <a:srcRect/>
                    <a:stretch>
                      <a:fillRect/>
                    </a:stretch>
                  </pic:blipFill>
                  <pic:spPr bwMode="auto">
                    <a:xfrm>
                      <a:off x="0" y="0"/>
                      <a:ext cx="6457950" cy="3276600"/>
                    </a:xfrm>
                    <a:prstGeom prst="rect">
                      <a:avLst/>
                    </a:prstGeom>
                    <a:noFill/>
                    <a:ln w="9525">
                      <a:noFill/>
                      <a:miter lim="800000"/>
                      <a:headEnd/>
                      <a:tailEnd/>
                    </a:ln>
                  </pic:spPr>
                </pic:pic>
              </a:graphicData>
            </a:graphic>
          </wp:inline>
        </w:drawing>
      </w:r>
    </w:p>
    <w:p w:rsidR="005057BF" w:rsidRDefault="005057BF" w:rsidP="005057BF"/>
    <w:p w:rsidR="005057BF" w:rsidRDefault="005057BF" w:rsidP="005057BF"/>
    <w:p w:rsidR="005057BF" w:rsidRPr="00113867" w:rsidRDefault="005057BF" w:rsidP="005057BF">
      <w:pPr>
        <w:shd w:val="clear" w:color="auto" w:fill="FFFFFF"/>
        <w:spacing w:after="0" w:line="240" w:lineRule="auto"/>
        <w:rPr>
          <w:ins w:id="0" w:author="Unknown"/>
          <w:rFonts w:ascii="Georgia" w:eastAsia="Times New Roman" w:hAnsi="Georgia" w:cs="Times New Roman"/>
          <w:color w:val="383838"/>
          <w:sz w:val="24"/>
          <w:szCs w:val="24"/>
        </w:rPr>
      </w:pPr>
      <w:r>
        <w:rPr>
          <w:rFonts w:ascii="Georgia" w:eastAsia="Times New Roman" w:hAnsi="Georgia" w:cs="Times New Roman"/>
          <w:noProof/>
          <w:color w:val="383838"/>
          <w:sz w:val="24"/>
          <w:szCs w:val="24"/>
        </w:rPr>
        <w:lastRenderedPageBreak/>
        <w:drawing>
          <wp:inline distT="0" distB="0" distL="0" distR="0">
            <wp:extent cx="6181725" cy="3857625"/>
            <wp:effectExtent l="19050" t="0" r="9525" b="0"/>
            <wp:docPr id="31" name="Picture 4" descr="Fork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k Repository"/>
                    <pic:cNvPicPr>
                      <a:picLocks noChangeAspect="1" noChangeArrowheads="1"/>
                    </pic:cNvPicPr>
                  </pic:nvPicPr>
                  <pic:blipFill>
                    <a:blip r:embed="rId41"/>
                    <a:srcRect/>
                    <a:stretch>
                      <a:fillRect/>
                    </a:stretch>
                  </pic:blipFill>
                  <pic:spPr bwMode="auto">
                    <a:xfrm>
                      <a:off x="0" y="0"/>
                      <a:ext cx="6181725" cy="3857625"/>
                    </a:xfrm>
                    <a:prstGeom prst="rect">
                      <a:avLst/>
                    </a:prstGeom>
                    <a:noFill/>
                    <a:ln w="9525">
                      <a:noFill/>
                      <a:miter lim="800000"/>
                      <a:headEnd/>
                      <a:tailEnd/>
                    </a:ln>
                  </pic:spPr>
                </pic:pic>
              </a:graphicData>
            </a:graphic>
          </wp:inline>
        </w:drawing>
      </w:r>
    </w:p>
    <w:p w:rsidR="005057BF" w:rsidRPr="00113867" w:rsidRDefault="005057BF" w:rsidP="005057BF">
      <w:pPr>
        <w:shd w:val="clear" w:color="auto" w:fill="FFFFFF"/>
        <w:spacing w:after="0" w:line="240" w:lineRule="auto"/>
        <w:rPr>
          <w:ins w:id="1" w:author="Unknown"/>
          <w:rFonts w:ascii="Georgia" w:eastAsia="Times New Roman" w:hAnsi="Georgia" w:cs="Times New Roman"/>
          <w:color w:val="383838"/>
          <w:sz w:val="24"/>
          <w:szCs w:val="24"/>
        </w:rPr>
      </w:pPr>
      <w:r>
        <w:rPr>
          <w:rFonts w:ascii="Georgia" w:eastAsia="Times New Roman" w:hAnsi="Georgia" w:cs="Times New Roman"/>
          <w:noProof/>
          <w:color w:val="383838"/>
          <w:sz w:val="24"/>
          <w:szCs w:val="24"/>
        </w:rPr>
        <w:lastRenderedPageBreak/>
        <w:drawing>
          <wp:inline distT="0" distB="0" distL="0" distR="0">
            <wp:extent cx="9715500" cy="6286500"/>
            <wp:effectExtent l="19050" t="0" r="0" b="0"/>
            <wp:docPr id="32" name="Picture 5" descr="Forking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king repository"/>
                    <pic:cNvPicPr>
                      <a:picLocks noChangeAspect="1" noChangeArrowheads="1"/>
                    </pic:cNvPicPr>
                  </pic:nvPicPr>
                  <pic:blipFill>
                    <a:blip r:embed="rId42"/>
                    <a:srcRect/>
                    <a:stretch>
                      <a:fillRect/>
                    </a:stretch>
                  </pic:blipFill>
                  <pic:spPr bwMode="auto">
                    <a:xfrm>
                      <a:off x="0" y="0"/>
                      <a:ext cx="9715500" cy="6286500"/>
                    </a:xfrm>
                    <a:prstGeom prst="rect">
                      <a:avLst/>
                    </a:prstGeom>
                    <a:noFill/>
                    <a:ln w="9525">
                      <a:noFill/>
                      <a:miter lim="800000"/>
                      <a:headEnd/>
                      <a:tailEnd/>
                    </a:ln>
                  </pic:spPr>
                </pic:pic>
              </a:graphicData>
            </a:graphic>
          </wp:inline>
        </w:drawing>
      </w:r>
    </w:p>
    <w:p w:rsidR="005057BF" w:rsidRPr="00113867" w:rsidRDefault="005057BF" w:rsidP="005057BF">
      <w:pPr>
        <w:shd w:val="clear" w:color="auto" w:fill="FFFFFF"/>
        <w:spacing w:after="100" w:afterAutospacing="1" w:line="240" w:lineRule="auto"/>
        <w:rPr>
          <w:ins w:id="2" w:author="Unknown"/>
          <w:rFonts w:ascii="Georgia" w:eastAsia="Times New Roman" w:hAnsi="Georgia" w:cs="Times New Roman"/>
          <w:color w:val="383838"/>
          <w:sz w:val="24"/>
          <w:szCs w:val="24"/>
        </w:rPr>
      </w:pPr>
      <w:ins w:id="3" w:author="Unknown">
        <w:r w:rsidRPr="00113867">
          <w:rPr>
            <w:rFonts w:ascii="Georgia" w:eastAsia="Times New Roman" w:hAnsi="Georgia" w:cs="Times New Roman"/>
            <w:color w:val="383838"/>
            <w:sz w:val="24"/>
            <w:szCs w:val="24"/>
          </w:rPr>
          <w:t>Setelah itu, akan ada repository baru bernama </w:t>
        </w:r>
        <w:r w:rsidRPr="00113867">
          <w:rPr>
            <w:rFonts w:ascii="Consolas" w:eastAsia="Times New Roman" w:hAnsi="Consolas" w:cs="Consolas"/>
            <w:color w:val="E83E8C"/>
            <w:sz w:val="20"/>
            <w:szCs w:val="20"/>
          </w:rPr>
          <w:t>belajar-git</w:t>
        </w:r>
        <w:r w:rsidRPr="00113867">
          <w:rPr>
            <w:rFonts w:ascii="Georgia" w:eastAsia="Times New Roman" w:hAnsi="Georgia" w:cs="Times New Roman"/>
            <w:color w:val="383838"/>
            <w:sz w:val="24"/>
            <w:szCs w:val="24"/>
          </w:rPr>
          <w:t> di akun kita.</w:t>
        </w:r>
      </w:ins>
    </w:p>
    <w:p w:rsidR="005057BF" w:rsidRPr="00113867" w:rsidRDefault="005057BF" w:rsidP="005057BF">
      <w:pPr>
        <w:shd w:val="clear" w:color="auto" w:fill="FFFFFF"/>
        <w:spacing w:after="0" w:line="240" w:lineRule="auto"/>
        <w:rPr>
          <w:ins w:id="4" w:author="Unknown"/>
          <w:rFonts w:ascii="Georgia" w:eastAsia="Times New Roman" w:hAnsi="Georgia" w:cs="Times New Roman"/>
          <w:color w:val="383838"/>
          <w:sz w:val="24"/>
          <w:szCs w:val="24"/>
        </w:rPr>
      </w:pPr>
      <w:r>
        <w:rPr>
          <w:rFonts w:ascii="Georgia" w:eastAsia="Times New Roman" w:hAnsi="Georgia" w:cs="Times New Roman"/>
          <w:noProof/>
          <w:color w:val="383838"/>
          <w:sz w:val="24"/>
          <w:szCs w:val="24"/>
        </w:rPr>
        <w:lastRenderedPageBreak/>
        <w:drawing>
          <wp:inline distT="0" distB="0" distL="0" distR="0">
            <wp:extent cx="9582150" cy="6067425"/>
            <wp:effectExtent l="19050" t="0" r="0" b="0"/>
            <wp:docPr id="33" name="Picture 6" descr="Hasil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il Fork"/>
                    <pic:cNvPicPr>
                      <a:picLocks noChangeAspect="1" noChangeArrowheads="1"/>
                    </pic:cNvPicPr>
                  </pic:nvPicPr>
                  <pic:blipFill>
                    <a:blip r:embed="rId43"/>
                    <a:srcRect/>
                    <a:stretch>
                      <a:fillRect/>
                    </a:stretch>
                  </pic:blipFill>
                  <pic:spPr bwMode="auto">
                    <a:xfrm>
                      <a:off x="0" y="0"/>
                      <a:ext cx="9582150" cy="6067425"/>
                    </a:xfrm>
                    <a:prstGeom prst="rect">
                      <a:avLst/>
                    </a:prstGeom>
                    <a:noFill/>
                    <a:ln w="9525">
                      <a:noFill/>
                      <a:miter lim="800000"/>
                      <a:headEnd/>
                      <a:tailEnd/>
                    </a:ln>
                  </pic:spPr>
                </pic:pic>
              </a:graphicData>
            </a:graphic>
          </wp:inline>
        </w:drawing>
      </w:r>
    </w:p>
    <w:p w:rsidR="005057BF" w:rsidRPr="00113867" w:rsidRDefault="005057BF" w:rsidP="005057BF">
      <w:pPr>
        <w:shd w:val="clear" w:color="auto" w:fill="FFFFFF"/>
        <w:spacing w:after="0" w:line="240" w:lineRule="auto"/>
        <w:rPr>
          <w:ins w:id="5" w:author="Unknown"/>
          <w:rFonts w:ascii="Georgia" w:eastAsia="Times New Roman" w:hAnsi="Georgia" w:cs="Times New Roman"/>
          <w:color w:val="383838"/>
          <w:sz w:val="24"/>
          <w:szCs w:val="24"/>
        </w:rPr>
      </w:pPr>
      <w:r>
        <w:rPr>
          <w:rFonts w:ascii="Georgia" w:eastAsia="Times New Roman" w:hAnsi="Georgia" w:cs="Times New Roman"/>
          <w:noProof/>
          <w:color w:val="383838"/>
          <w:sz w:val="24"/>
          <w:szCs w:val="24"/>
        </w:rPr>
        <w:lastRenderedPageBreak/>
        <w:drawing>
          <wp:inline distT="0" distB="0" distL="0" distR="0">
            <wp:extent cx="4733925" cy="2857500"/>
            <wp:effectExtent l="19050" t="0" r="9525" b="0"/>
            <wp:docPr id="34" name="Picture 7" descr="URL Clon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RL Clone repository"/>
                    <pic:cNvPicPr>
                      <a:picLocks noChangeAspect="1" noChangeArrowheads="1"/>
                    </pic:cNvPicPr>
                  </pic:nvPicPr>
                  <pic:blipFill>
                    <a:blip r:embed="rId44"/>
                    <a:srcRect/>
                    <a:stretch>
                      <a:fillRect/>
                    </a:stretch>
                  </pic:blipFill>
                  <pic:spPr bwMode="auto">
                    <a:xfrm>
                      <a:off x="0" y="0"/>
                      <a:ext cx="4733925" cy="2857500"/>
                    </a:xfrm>
                    <a:prstGeom prst="rect">
                      <a:avLst/>
                    </a:prstGeom>
                    <a:noFill/>
                    <a:ln w="9525">
                      <a:noFill/>
                      <a:miter lim="800000"/>
                      <a:headEnd/>
                      <a:tailEnd/>
                    </a:ln>
                  </pic:spPr>
                </pic:pic>
              </a:graphicData>
            </a:graphic>
          </wp:inline>
        </w:drawing>
      </w:r>
    </w:p>
    <w:p w:rsidR="005057BF" w:rsidRPr="00113867" w:rsidRDefault="005057BF" w:rsidP="005057BF">
      <w:pPr>
        <w:shd w:val="clear" w:color="auto" w:fill="FFFFFF"/>
        <w:spacing w:after="100" w:afterAutospacing="1" w:line="240" w:lineRule="auto"/>
        <w:rPr>
          <w:ins w:id="6" w:author="Unknown"/>
          <w:rFonts w:ascii="Georgia" w:eastAsia="Times New Roman" w:hAnsi="Georgia" w:cs="Times New Roman"/>
          <w:color w:val="383838"/>
          <w:sz w:val="24"/>
          <w:szCs w:val="24"/>
        </w:rPr>
      </w:pPr>
      <w:ins w:id="7" w:author="Unknown">
        <w:r w:rsidRPr="00113867">
          <w:rPr>
            <w:rFonts w:ascii="Georgia" w:eastAsia="Times New Roman" w:hAnsi="Georgia" w:cs="Times New Roman"/>
            <w:color w:val="383838"/>
            <w:sz w:val="24"/>
            <w:szCs w:val="24"/>
          </w:rPr>
          <w:t>HTTPS:</w:t>
        </w:r>
      </w:ins>
    </w:p>
    <w:p w:rsidR="005057BF" w:rsidRPr="00113867" w:rsidRDefault="005057BF" w:rsidP="005057B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ins w:id="8" w:author="Unknown"/>
          <w:rFonts w:ascii="Courier New" w:eastAsia="Times New Roman" w:hAnsi="Courier New" w:cs="Courier New"/>
          <w:color w:val="000000"/>
          <w:sz w:val="20"/>
        </w:rPr>
      </w:pPr>
      <w:ins w:id="9" w:author="Unknown">
        <w:r w:rsidRPr="00113867">
          <w:rPr>
            <w:rFonts w:ascii="Courier New" w:eastAsia="Times New Roman" w:hAnsi="Courier New" w:cs="Courier New"/>
            <w:color w:val="DD4A68"/>
            <w:sz w:val="20"/>
            <w:szCs w:val="20"/>
          </w:rPr>
          <w:t>git</w:t>
        </w:r>
        <w:r w:rsidRPr="00113867">
          <w:rPr>
            <w:rFonts w:ascii="Courier New" w:eastAsia="Times New Roman" w:hAnsi="Courier New" w:cs="Courier New"/>
            <w:color w:val="000000"/>
            <w:sz w:val="20"/>
          </w:rPr>
          <w:t xml:space="preserve"> clone https://github.com/ardianta/belajar-git.git</w:t>
        </w:r>
      </w:ins>
    </w:p>
    <w:p w:rsidR="005057BF" w:rsidRPr="00113867" w:rsidRDefault="005057BF" w:rsidP="005057BF">
      <w:pPr>
        <w:shd w:val="clear" w:color="auto" w:fill="FFFFFF"/>
        <w:spacing w:after="100" w:afterAutospacing="1" w:line="240" w:lineRule="auto"/>
        <w:rPr>
          <w:ins w:id="10" w:author="Unknown"/>
          <w:rFonts w:ascii="Georgia" w:eastAsia="Times New Roman" w:hAnsi="Georgia" w:cs="Times New Roman"/>
          <w:color w:val="383838"/>
          <w:sz w:val="24"/>
          <w:szCs w:val="24"/>
        </w:rPr>
      </w:pPr>
      <w:ins w:id="11" w:author="Unknown">
        <w:r w:rsidRPr="00113867">
          <w:rPr>
            <w:rFonts w:ascii="Georgia" w:eastAsia="Times New Roman" w:hAnsi="Georgia" w:cs="Times New Roman"/>
            <w:color w:val="383838"/>
            <w:sz w:val="24"/>
            <w:szCs w:val="24"/>
          </w:rPr>
          <w:t>SSH:</w:t>
        </w:r>
      </w:ins>
    </w:p>
    <w:p w:rsidR="005057BF" w:rsidRPr="00113867" w:rsidRDefault="005057BF" w:rsidP="005057B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ins w:id="12" w:author="Unknown"/>
          <w:rFonts w:ascii="Courier New" w:eastAsia="Times New Roman" w:hAnsi="Courier New" w:cs="Courier New"/>
          <w:color w:val="000000"/>
          <w:sz w:val="20"/>
        </w:rPr>
      </w:pPr>
      <w:ins w:id="13" w:author="Unknown">
        <w:r w:rsidRPr="00113867">
          <w:rPr>
            <w:rFonts w:ascii="Courier New" w:eastAsia="Times New Roman" w:hAnsi="Courier New" w:cs="Courier New"/>
            <w:color w:val="DD4A68"/>
            <w:sz w:val="20"/>
            <w:szCs w:val="20"/>
          </w:rPr>
          <w:t>git</w:t>
        </w:r>
        <w:r w:rsidRPr="00113867">
          <w:rPr>
            <w:rFonts w:ascii="Courier New" w:eastAsia="Times New Roman" w:hAnsi="Courier New" w:cs="Courier New"/>
            <w:color w:val="000000"/>
            <w:sz w:val="20"/>
          </w:rPr>
          <w:t xml:space="preserve"> clone git@github.com:ardianta/belajar-git.git</w:t>
        </w:r>
      </w:ins>
    </w:p>
    <w:p w:rsidR="005057BF" w:rsidRPr="00113867" w:rsidRDefault="005057BF" w:rsidP="005057BF">
      <w:pPr>
        <w:shd w:val="clear" w:color="auto" w:fill="FFFFFF"/>
        <w:spacing w:after="0" w:line="240" w:lineRule="auto"/>
        <w:rPr>
          <w:ins w:id="14" w:author="Unknown"/>
          <w:rFonts w:ascii="Georgia" w:eastAsia="Times New Roman" w:hAnsi="Georgia" w:cs="Times New Roman"/>
          <w:color w:val="383838"/>
          <w:sz w:val="24"/>
          <w:szCs w:val="24"/>
        </w:rPr>
      </w:pPr>
      <w:r>
        <w:rPr>
          <w:rFonts w:ascii="Georgia" w:eastAsia="Times New Roman" w:hAnsi="Georgia" w:cs="Times New Roman"/>
          <w:noProof/>
          <w:color w:val="383838"/>
          <w:sz w:val="24"/>
          <w:szCs w:val="24"/>
        </w:rPr>
        <w:drawing>
          <wp:inline distT="0" distB="0" distL="0" distR="0">
            <wp:extent cx="6115050" cy="2409825"/>
            <wp:effectExtent l="19050" t="0" r="0" b="0"/>
            <wp:docPr id="37" name="Picture 8" descr="Clone repository ke Lok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one repository ke Lokal"/>
                    <pic:cNvPicPr>
                      <a:picLocks noChangeAspect="1" noChangeArrowheads="1"/>
                    </pic:cNvPicPr>
                  </pic:nvPicPr>
                  <pic:blipFill>
                    <a:blip r:embed="rId45"/>
                    <a:srcRect/>
                    <a:stretch>
                      <a:fillRect/>
                    </a:stretch>
                  </pic:blipFill>
                  <pic:spPr bwMode="auto">
                    <a:xfrm>
                      <a:off x="0" y="0"/>
                      <a:ext cx="6115050" cy="2409825"/>
                    </a:xfrm>
                    <a:prstGeom prst="rect">
                      <a:avLst/>
                    </a:prstGeom>
                    <a:noFill/>
                    <a:ln w="9525">
                      <a:noFill/>
                      <a:miter lim="800000"/>
                      <a:headEnd/>
                      <a:tailEnd/>
                    </a:ln>
                  </pic:spPr>
                </pic:pic>
              </a:graphicData>
            </a:graphic>
          </wp:inline>
        </w:drawing>
      </w:r>
    </w:p>
    <w:p w:rsidR="005057BF" w:rsidRPr="00113867" w:rsidRDefault="005057BF" w:rsidP="005057BF">
      <w:pPr>
        <w:shd w:val="clear" w:color="auto" w:fill="FFFFFF"/>
        <w:spacing w:after="0" w:line="240" w:lineRule="auto"/>
        <w:rPr>
          <w:ins w:id="15" w:author="Unknown"/>
          <w:rFonts w:ascii="Georgia" w:eastAsia="Times New Roman" w:hAnsi="Georgia" w:cs="Times New Roman"/>
          <w:color w:val="383838"/>
          <w:sz w:val="24"/>
          <w:szCs w:val="24"/>
        </w:rPr>
      </w:pPr>
      <w:r>
        <w:rPr>
          <w:rFonts w:ascii="Georgia" w:eastAsia="Times New Roman" w:hAnsi="Georgia" w:cs="Times New Roman"/>
          <w:noProof/>
          <w:color w:val="383838"/>
          <w:sz w:val="24"/>
          <w:szCs w:val="24"/>
        </w:rPr>
        <w:lastRenderedPageBreak/>
        <w:drawing>
          <wp:inline distT="0" distB="0" distL="0" distR="0">
            <wp:extent cx="9801225" cy="5895975"/>
            <wp:effectExtent l="19050" t="0" r="9525" b="0"/>
            <wp:docPr id="38" name="Picture 9" descr="Buka repository dengan teks editor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ka repository dengan teks editor VS Code"/>
                    <pic:cNvPicPr>
                      <a:picLocks noChangeAspect="1" noChangeArrowheads="1"/>
                    </pic:cNvPicPr>
                  </pic:nvPicPr>
                  <pic:blipFill>
                    <a:blip r:embed="rId46"/>
                    <a:srcRect/>
                    <a:stretch>
                      <a:fillRect/>
                    </a:stretch>
                  </pic:blipFill>
                  <pic:spPr bwMode="auto">
                    <a:xfrm>
                      <a:off x="0" y="0"/>
                      <a:ext cx="9801225" cy="5895975"/>
                    </a:xfrm>
                    <a:prstGeom prst="rect">
                      <a:avLst/>
                    </a:prstGeom>
                    <a:noFill/>
                    <a:ln w="9525">
                      <a:noFill/>
                      <a:miter lim="800000"/>
                      <a:headEnd/>
                      <a:tailEnd/>
                    </a:ln>
                  </pic:spPr>
                </pic:pic>
              </a:graphicData>
            </a:graphic>
          </wp:inline>
        </w:drawing>
      </w:r>
    </w:p>
    <w:p w:rsidR="005057BF" w:rsidRPr="00113867" w:rsidRDefault="005057BF" w:rsidP="005057BF">
      <w:pPr>
        <w:shd w:val="clear" w:color="auto" w:fill="FFFFFF"/>
        <w:spacing w:after="100" w:afterAutospacing="1" w:line="240" w:lineRule="auto"/>
        <w:rPr>
          <w:ins w:id="16" w:author="Unknown"/>
          <w:rFonts w:ascii="Georgia" w:eastAsia="Times New Roman" w:hAnsi="Georgia" w:cs="Times New Roman"/>
          <w:color w:val="383838"/>
          <w:sz w:val="24"/>
          <w:szCs w:val="24"/>
        </w:rPr>
      </w:pPr>
      <w:ins w:id="17" w:author="Unknown">
        <w:r w:rsidRPr="00113867">
          <w:rPr>
            <w:rFonts w:ascii="Georgia" w:eastAsia="Times New Roman" w:hAnsi="Georgia" w:cs="Times New Roman"/>
            <w:color w:val="383838"/>
            <w:sz w:val="24"/>
            <w:szCs w:val="24"/>
          </w:rPr>
          <w:t>Buatlah beberapa perubahan dan simpan perubahan yang kamu lakukan dengan Git.</w:t>
        </w:r>
      </w:ins>
    </w:p>
    <w:p w:rsidR="005057BF" w:rsidRPr="00113867" w:rsidRDefault="005057BF" w:rsidP="005057BF">
      <w:pPr>
        <w:shd w:val="clear" w:color="auto" w:fill="FFFFFF"/>
        <w:spacing w:after="100" w:afterAutospacing="1" w:line="240" w:lineRule="auto"/>
        <w:rPr>
          <w:ins w:id="18" w:author="Unknown"/>
          <w:rFonts w:ascii="Georgia" w:eastAsia="Times New Roman" w:hAnsi="Georgia" w:cs="Times New Roman"/>
          <w:color w:val="383838"/>
          <w:sz w:val="24"/>
          <w:szCs w:val="24"/>
        </w:rPr>
      </w:pPr>
      <w:ins w:id="19" w:author="Unknown">
        <w:r w:rsidRPr="00113867">
          <w:rPr>
            <w:rFonts w:ascii="Georgia" w:eastAsia="Times New Roman" w:hAnsi="Georgia" w:cs="Times New Roman"/>
            <w:color w:val="383838"/>
            <w:sz w:val="24"/>
            <w:szCs w:val="24"/>
          </w:rPr>
          <w:t>Lakulan </w:t>
        </w:r>
        <w:r w:rsidRPr="00113867">
          <w:rPr>
            <w:rFonts w:ascii="Georgia" w:eastAsia="Times New Roman" w:hAnsi="Georgia" w:cs="Times New Roman"/>
            <w:i/>
            <w:iCs/>
            <w:color w:val="383838"/>
            <w:sz w:val="24"/>
            <w:szCs w:val="24"/>
          </w:rPr>
          <w:t>commit</w:t>
        </w:r>
        <w:r w:rsidRPr="00113867">
          <w:rPr>
            <w:rFonts w:ascii="Georgia" w:eastAsia="Times New Roman" w:hAnsi="Georgia" w:cs="Times New Roman"/>
            <w:color w:val="383838"/>
            <w:sz w:val="24"/>
            <w:szCs w:val="24"/>
          </w:rPr>
          <w:t> terhadap apa yang kamu rubah.</w:t>
        </w:r>
      </w:ins>
    </w:p>
    <w:p w:rsidR="005057BF" w:rsidRPr="00113867" w:rsidRDefault="005057BF" w:rsidP="005057BF">
      <w:pPr>
        <w:shd w:val="clear" w:color="auto" w:fill="FFFFFF"/>
        <w:spacing w:after="0" w:line="240" w:lineRule="auto"/>
        <w:rPr>
          <w:ins w:id="20" w:author="Unknown"/>
          <w:rFonts w:ascii="Georgia" w:eastAsia="Times New Roman" w:hAnsi="Georgia" w:cs="Times New Roman"/>
          <w:color w:val="383838"/>
          <w:sz w:val="24"/>
          <w:szCs w:val="24"/>
        </w:rPr>
      </w:pPr>
      <w:r>
        <w:rPr>
          <w:rFonts w:ascii="Georgia" w:eastAsia="Times New Roman" w:hAnsi="Georgia" w:cs="Times New Roman"/>
          <w:noProof/>
          <w:color w:val="383838"/>
          <w:sz w:val="24"/>
          <w:szCs w:val="24"/>
        </w:rPr>
        <w:lastRenderedPageBreak/>
        <w:drawing>
          <wp:inline distT="0" distB="0" distL="0" distR="0">
            <wp:extent cx="6572250" cy="3781425"/>
            <wp:effectExtent l="19050" t="0" r="0" b="0"/>
            <wp:docPr id="41" name="Picture 10" descr="Commit Peruba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it Perubahan"/>
                    <pic:cNvPicPr>
                      <a:picLocks noChangeAspect="1" noChangeArrowheads="1"/>
                    </pic:cNvPicPr>
                  </pic:nvPicPr>
                  <pic:blipFill>
                    <a:blip r:embed="rId47"/>
                    <a:srcRect/>
                    <a:stretch>
                      <a:fillRect/>
                    </a:stretch>
                  </pic:blipFill>
                  <pic:spPr bwMode="auto">
                    <a:xfrm>
                      <a:off x="0" y="0"/>
                      <a:ext cx="6572250" cy="3781425"/>
                    </a:xfrm>
                    <a:prstGeom prst="rect">
                      <a:avLst/>
                    </a:prstGeom>
                    <a:noFill/>
                    <a:ln w="9525">
                      <a:noFill/>
                      <a:miter lim="800000"/>
                      <a:headEnd/>
                      <a:tailEnd/>
                    </a:ln>
                  </pic:spPr>
                </pic:pic>
              </a:graphicData>
            </a:graphic>
          </wp:inline>
        </w:drawing>
      </w:r>
    </w:p>
    <w:p w:rsidR="005057BF" w:rsidRDefault="005057BF" w:rsidP="005057BF">
      <w:pPr>
        <w:shd w:val="clear" w:color="auto" w:fill="FFFFFF"/>
        <w:spacing w:after="0" w:line="240" w:lineRule="auto"/>
        <w:rPr>
          <w:rFonts w:ascii="Georgia" w:eastAsia="Times New Roman" w:hAnsi="Georgia" w:cs="Times New Roman"/>
          <w:color w:val="383838"/>
          <w:sz w:val="24"/>
          <w:szCs w:val="24"/>
        </w:rPr>
      </w:pPr>
    </w:p>
    <w:p w:rsidR="005057BF" w:rsidRDefault="005057BF" w:rsidP="005057BF">
      <w:pPr>
        <w:shd w:val="clear" w:color="auto" w:fill="FFFFFF"/>
        <w:spacing w:after="0" w:line="240" w:lineRule="auto"/>
        <w:rPr>
          <w:rFonts w:ascii="Georgia" w:eastAsia="Times New Roman" w:hAnsi="Georgia" w:cs="Times New Roman"/>
          <w:color w:val="383838"/>
          <w:sz w:val="24"/>
          <w:szCs w:val="24"/>
        </w:rPr>
      </w:pPr>
    </w:p>
    <w:p w:rsidR="005057BF" w:rsidRDefault="005057BF" w:rsidP="005057BF">
      <w:pPr>
        <w:shd w:val="clear" w:color="auto" w:fill="FFFFFF"/>
        <w:spacing w:after="0" w:line="240" w:lineRule="auto"/>
        <w:rPr>
          <w:rFonts w:ascii="Georgia" w:eastAsia="Times New Roman" w:hAnsi="Georgia" w:cs="Times New Roman"/>
          <w:color w:val="383838"/>
          <w:sz w:val="24"/>
          <w:szCs w:val="24"/>
        </w:rPr>
      </w:pPr>
      <w:r>
        <w:rPr>
          <w:rFonts w:ascii="Georgia" w:eastAsia="Times New Roman" w:hAnsi="Georgia" w:cs="Times New Roman"/>
          <w:noProof/>
          <w:color w:val="383838"/>
          <w:sz w:val="24"/>
          <w:szCs w:val="24"/>
        </w:rPr>
        <w:drawing>
          <wp:inline distT="0" distB="0" distL="0" distR="0">
            <wp:extent cx="4895850" cy="1647825"/>
            <wp:effectExtent l="19050" t="0" r="0" b="0"/>
            <wp:docPr id="42" name="Picture 11" descr="Alama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amat Remote"/>
                    <pic:cNvPicPr>
                      <a:picLocks noChangeAspect="1" noChangeArrowheads="1"/>
                    </pic:cNvPicPr>
                  </pic:nvPicPr>
                  <pic:blipFill>
                    <a:blip r:embed="rId48"/>
                    <a:srcRect/>
                    <a:stretch>
                      <a:fillRect/>
                    </a:stretch>
                  </pic:blipFill>
                  <pic:spPr bwMode="auto">
                    <a:xfrm>
                      <a:off x="0" y="0"/>
                      <a:ext cx="4895850" cy="1647825"/>
                    </a:xfrm>
                    <a:prstGeom prst="rect">
                      <a:avLst/>
                    </a:prstGeom>
                    <a:noFill/>
                    <a:ln w="9525">
                      <a:noFill/>
                      <a:miter lim="800000"/>
                      <a:headEnd/>
                      <a:tailEnd/>
                    </a:ln>
                  </pic:spPr>
                </pic:pic>
              </a:graphicData>
            </a:graphic>
          </wp:inline>
        </w:drawing>
      </w:r>
    </w:p>
    <w:p w:rsidR="005057BF" w:rsidRPr="00113867" w:rsidRDefault="005057BF" w:rsidP="005057BF">
      <w:pPr>
        <w:shd w:val="clear" w:color="auto" w:fill="FFFFFF"/>
        <w:spacing w:after="0" w:line="240" w:lineRule="auto"/>
        <w:rPr>
          <w:ins w:id="21" w:author="Unknown"/>
          <w:rFonts w:ascii="Georgia" w:eastAsia="Times New Roman" w:hAnsi="Georgia" w:cs="Times New Roman"/>
          <w:color w:val="383838"/>
          <w:sz w:val="24"/>
          <w:szCs w:val="24"/>
        </w:rPr>
      </w:pPr>
    </w:p>
    <w:p w:rsidR="005057BF" w:rsidRPr="00113867" w:rsidRDefault="005057BF" w:rsidP="005057BF">
      <w:pPr>
        <w:shd w:val="clear" w:color="auto" w:fill="FFFFFF"/>
        <w:spacing w:after="0" w:line="240" w:lineRule="auto"/>
        <w:rPr>
          <w:ins w:id="22" w:author="Unknown"/>
          <w:rFonts w:ascii="Georgia" w:eastAsia="Times New Roman" w:hAnsi="Georgia" w:cs="Times New Roman"/>
          <w:color w:val="383838"/>
          <w:sz w:val="24"/>
          <w:szCs w:val="24"/>
        </w:rPr>
      </w:pPr>
      <w:r>
        <w:rPr>
          <w:rFonts w:ascii="Georgia" w:eastAsia="Times New Roman" w:hAnsi="Georgia" w:cs="Times New Roman"/>
          <w:noProof/>
          <w:color w:val="383838"/>
          <w:sz w:val="24"/>
          <w:szCs w:val="24"/>
        </w:rPr>
        <w:drawing>
          <wp:inline distT="0" distB="0" distL="0" distR="0">
            <wp:extent cx="5353050" cy="2257425"/>
            <wp:effectExtent l="19050" t="0" r="0" b="0"/>
            <wp:docPr id="46" name="Picture 12" descr="Push Peruba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ush Perubahan"/>
                    <pic:cNvPicPr>
                      <a:picLocks noChangeAspect="1" noChangeArrowheads="1"/>
                    </pic:cNvPicPr>
                  </pic:nvPicPr>
                  <pic:blipFill>
                    <a:blip r:embed="rId49"/>
                    <a:srcRect/>
                    <a:stretch>
                      <a:fillRect/>
                    </a:stretch>
                  </pic:blipFill>
                  <pic:spPr bwMode="auto">
                    <a:xfrm>
                      <a:off x="0" y="0"/>
                      <a:ext cx="5353050" cy="2257425"/>
                    </a:xfrm>
                    <a:prstGeom prst="rect">
                      <a:avLst/>
                    </a:prstGeom>
                    <a:noFill/>
                    <a:ln w="9525">
                      <a:noFill/>
                      <a:miter lim="800000"/>
                      <a:headEnd/>
                      <a:tailEnd/>
                    </a:ln>
                  </pic:spPr>
                </pic:pic>
              </a:graphicData>
            </a:graphic>
          </wp:inline>
        </w:drawing>
      </w:r>
    </w:p>
    <w:p w:rsidR="005057BF" w:rsidRPr="00113867" w:rsidRDefault="005057BF" w:rsidP="005057BF">
      <w:pPr>
        <w:shd w:val="clear" w:color="auto" w:fill="FFFFFF"/>
        <w:spacing w:after="0" w:line="240" w:lineRule="auto"/>
        <w:rPr>
          <w:ins w:id="23" w:author="Unknown"/>
          <w:rFonts w:ascii="Georgia" w:eastAsia="Times New Roman" w:hAnsi="Georgia" w:cs="Times New Roman"/>
          <w:color w:val="383838"/>
          <w:sz w:val="24"/>
          <w:szCs w:val="24"/>
        </w:rPr>
      </w:pPr>
      <w:r>
        <w:rPr>
          <w:rFonts w:ascii="Georgia" w:eastAsia="Times New Roman" w:hAnsi="Georgia" w:cs="Times New Roman"/>
          <w:noProof/>
          <w:color w:val="383838"/>
          <w:sz w:val="24"/>
          <w:szCs w:val="24"/>
        </w:rPr>
        <w:lastRenderedPageBreak/>
        <w:drawing>
          <wp:inline distT="0" distB="0" distL="0" distR="0">
            <wp:extent cx="9553575" cy="5600700"/>
            <wp:effectExtent l="19050" t="0" r="9525" b="0"/>
            <wp:docPr id="47" name="Picture 13" descr="Membuat Pull Request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buat Pull Request baru"/>
                    <pic:cNvPicPr>
                      <a:picLocks noChangeAspect="1" noChangeArrowheads="1"/>
                    </pic:cNvPicPr>
                  </pic:nvPicPr>
                  <pic:blipFill>
                    <a:blip r:embed="rId50"/>
                    <a:srcRect/>
                    <a:stretch>
                      <a:fillRect/>
                    </a:stretch>
                  </pic:blipFill>
                  <pic:spPr bwMode="auto">
                    <a:xfrm>
                      <a:off x="0" y="0"/>
                      <a:ext cx="9553575" cy="5600700"/>
                    </a:xfrm>
                    <a:prstGeom prst="rect">
                      <a:avLst/>
                    </a:prstGeom>
                    <a:noFill/>
                    <a:ln w="9525">
                      <a:noFill/>
                      <a:miter lim="800000"/>
                      <a:headEnd/>
                      <a:tailEnd/>
                    </a:ln>
                  </pic:spPr>
                </pic:pic>
              </a:graphicData>
            </a:graphic>
          </wp:inline>
        </w:drawing>
      </w:r>
    </w:p>
    <w:p w:rsidR="005057BF" w:rsidRPr="00113867" w:rsidRDefault="005057BF" w:rsidP="005057BF">
      <w:pPr>
        <w:shd w:val="clear" w:color="auto" w:fill="FFFFFF"/>
        <w:spacing w:after="0" w:line="240" w:lineRule="auto"/>
        <w:rPr>
          <w:ins w:id="24" w:author="Unknown"/>
          <w:rFonts w:ascii="Georgia" w:eastAsia="Times New Roman" w:hAnsi="Georgia" w:cs="Times New Roman"/>
          <w:color w:val="383838"/>
          <w:sz w:val="24"/>
          <w:szCs w:val="24"/>
        </w:rPr>
      </w:pPr>
      <w:r>
        <w:rPr>
          <w:rFonts w:ascii="Georgia" w:eastAsia="Times New Roman" w:hAnsi="Georgia" w:cs="Times New Roman"/>
          <w:noProof/>
          <w:color w:val="383838"/>
          <w:sz w:val="24"/>
          <w:szCs w:val="24"/>
        </w:rPr>
        <w:lastRenderedPageBreak/>
        <w:drawing>
          <wp:inline distT="0" distB="0" distL="0" distR="0">
            <wp:extent cx="8953500" cy="5210175"/>
            <wp:effectExtent l="19050" t="0" r="0" b="0"/>
            <wp:docPr id="48" name="Picture 14" descr="Membuat Pull Request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mbuat Pull Request baru"/>
                    <pic:cNvPicPr>
                      <a:picLocks noChangeAspect="1" noChangeArrowheads="1"/>
                    </pic:cNvPicPr>
                  </pic:nvPicPr>
                  <pic:blipFill>
                    <a:blip r:embed="rId51"/>
                    <a:srcRect/>
                    <a:stretch>
                      <a:fillRect/>
                    </a:stretch>
                  </pic:blipFill>
                  <pic:spPr bwMode="auto">
                    <a:xfrm>
                      <a:off x="0" y="0"/>
                      <a:ext cx="8953500" cy="5210175"/>
                    </a:xfrm>
                    <a:prstGeom prst="rect">
                      <a:avLst/>
                    </a:prstGeom>
                    <a:noFill/>
                    <a:ln w="9525">
                      <a:noFill/>
                      <a:miter lim="800000"/>
                      <a:headEnd/>
                      <a:tailEnd/>
                    </a:ln>
                  </pic:spPr>
                </pic:pic>
              </a:graphicData>
            </a:graphic>
          </wp:inline>
        </w:drawing>
      </w:r>
    </w:p>
    <w:p w:rsidR="005057BF" w:rsidRPr="00113867" w:rsidRDefault="005057BF" w:rsidP="005057BF">
      <w:pPr>
        <w:shd w:val="clear" w:color="auto" w:fill="FFFFFF"/>
        <w:spacing w:after="0" w:line="240" w:lineRule="auto"/>
        <w:rPr>
          <w:ins w:id="25" w:author="Unknown"/>
          <w:rFonts w:ascii="Georgia" w:eastAsia="Times New Roman" w:hAnsi="Georgia" w:cs="Times New Roman"/>
          <w:color w:val="383838"/>
          <w:sz w:val="24"/>
          <w:szCs w:val="24"/>
        </w:rPr>
      </w:pPr>
      <w:r>
        <w:rPr>
          <w:rFonts w:ascii="Georgia" w:eastAsia="Times New Roman" w:hAnsi="Georgia" w:cs="Times New Roman"/>
          <w:noProof/>
          <w:color w:val="383838"/>
          <w:sz w:val="24"/>
          <w:szCs w:val="24"/>
        </w:rPr>
        <w:lastRenderedPageBreak/>
        <w:drawing>
          <wp:inline distT="0" distB="0" distL="0" distR="0">
            <wp:extent cx="9686925" cy="4543425"/>
            <wp:effectExtent l="19050" t="0" r="9525" b="0"/>
            <wp:docPr id="49" name="Picture 15" descr="Pesan Pull Request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san Pull Request baru"/>
                    <pic:cNvPicPr>
                      <a:picLocks noChangeAspect="1" noChangeArrowheads="1"/>
                    </pic:cNvPicPr>
                  </pic:nvPicPr>
                  <pic:blipFill>
                    <a:blip r:embed="rId52"/>
                    <a:srcRect/>
                    <a:stretch>
                      <a:fillRect/>
                    </a:stretch>
                  </pic:blipFill>
                  <pic:spPr bwMode="auto">
                    <a:xfrm>
                      <a:off x="0" y="0"/>
                      <a:ext cx="9686925" cy="4543425"/>
                    </a:xfrm>
                    <a:prstGeom prst="rect">
                      <a:avLst/>
                    </a:prstGeom>
                    <a:noFill/>
                    <a:ln w="9525">
                      <a:noFill/>
                      <a:miter lim="800000"/>
                      <a:headEnd/>
                      <a:tailEnd/>
                    </a:ln>
                  </pic:spPr>
                </pic:pic>
              </a:graphicData>
            </a:graphic>
          </wp:inline>
        </w:drawing>
      </w:r>
    </w:p>
    <w:p w:rsidR="005057BF" w:rsidRPr="00113867" w:rsidRDefault="005057BF" w:rsidP="005057BF">
      <w:pPr>
        <w:shd w:val="clear" w:color="auto" w:fill="FFFFFF"/>
        <w:spacing w:after="0" w:line="240" w:lineRule="auto"/>
        <w:rPr>
          <w:ins w:id="26" w:author="Unknown"/>
          <w:rFonts w:ascii="Georgia" w:eastAsia="Times New Roman" w:hAnsi="Georgia" w:cs="Times New Roman"/>
          <w:color w:val="383838"/>
          <w:sz w:val="24"/>
          <w:szCs w:val="24"/>
        </w:rPr>
      </w:pPr>
      <w:r>
        <w:rPr>
          <w:rFonts w:ascii="Georgia" w:eastAsia="Times New Roman" w:hAnsi="Georgia" w:cs="Times New Roman"/>
          <w:noProof/>
          <w:color w:val="383838"/>
          <w:sz w:val="24"/>
          <w:szCs w:val="24"/>
        </w:rPr>
        <w:lastRenderedPageBreak/>
        <w:drawing>
          <wp:inline distT="0" distB="0" distL="0" distR="0">
            <wp:extent cx="8667750" cy="5353050"/>
            <wp:effectExtent l="19050" t="0" r="0" b="0"/>
            <wp:docPr id="50" name="Picture 16" descr="Pull Request dite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ull Request diterima"/>
                    <pic:cNvPicPr>
                      <a:picLocks noChangeAspect="1" noChangeArrowheads="1"/>
                    </pic:cNvPicPr>
                  </pic:nvPicPr>
                  <pic:blipFill>
                    <a:blip r:embed="rId53"/>
                    <a:srcRect/>
                    <a:stretch>
                      <a:fillRect/>
                    </a:stretch>
                  </pic:blipFill>
                  <pic:spPr bwMode="auto">
                    <a:xfrm>
                      <a:off x="0" y="0"/>
                      <a:ext cx="8667750" cy="5353050"/>
                    </a:xfrm>
                    <a:prstGeom prst="rect">
                      <a:avLst/>
                    </a:prstGeom>
                    <a:noFill/>
                    <a:ln w="9525">
                      <a:noFill/>
                      <a:miter lim="800000"/>
                      <a:headEnd/>
                      <a:tailEnd/>
                    </a:ln>
                  </pic:spPr>
                </pic:pic>
              </a:graphicData>
            </a:graphic>
          </wp:inline>
        </w:drawing>
      </w:r>
    </w:p>
    <w:p w:rsidR="005057BF" w:rsidRDefault="005057BF" w:rsidP="005057BF"/>
    <w:p w:rsidR="005057BF" w:rsidRDefault="005057BF" w:rsidP="005057BF"/>
    <w:p w:rsidR="005057BF" w:rsidRDefault="005057BF" w:rsidP="005057BF"/>
    <w:p w:rsidR="005057BF" w:rsidRPr="009E52E1" w:rsidRDefault="005057BF" w:rsidP="005057BF">
      <w:pPr>
        <w:spacing w:after="0" w:line="315" w:lineRule="atLeast"/>
        <w:rPr>
          <w:rFonts w:ascii="inherit" w:eastAsia="Times New Roman" w:hAnsi="inherit" w:cs="Arial"/>
          <w:color w:val="2A2E2E"/>
          <w:sz w:val="23"/>
          <w:szCs w:val="23"/>
        </w:rPr>
      </w:pPr>
      <w:r>
        <w:rPr>
          <w:rFonts w:ascii="inherit" w:eastAsia="Times New Roman" w:hAnsi="inherit" w:cs="Arial"/>
          <w:noProof/>
          <w:color w:val="0000FF"/>
          <w:sz w:val="23"/>
          <w:szCs w:val="23"/>
          <w:bdr w:val="none" w:sz="0" w:space="0" w:color="auto" w:frame="1"/>
        </w:rPr>
        <w:lastRenderedPageBreak/>
        <w:drawing>
          <wp:inline distT="0" distB="0" distL="0" distR="0">
            <wp:extent cx="5505450" cy="3467100"/>
            <wp:effectExtent l="19050" t="0" r="0" b="0"/>
            <wp:docPr id="51" name="Picture 46" descr="Gambar Kecil">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ambar Kecil">
                      <a:hlinkClick r:id="rId54" tgtFrame="&quot;_blank&quot;"/>
                    </pic:cNvPr>
                    <pic:cNvPicPr>
                      <a:picLocks noChangeAspect="1" noChangeArrowheads="1"/>
                    </pic:cNvPicPr>
                  </pic:nvPicPr>
                  <pic:blipFill>
                    <a:blip r:embed="rId55"/>
                    <a:srcRect/>
                    <a:stretch>
                      <a:fillRect/>
                    </a:stretch>
                  </pic:blipFill>
                  <pic:spPr bwMode="auto">
                    <a:xfrm>
                      <a:off x="0" y="0"/>
                      <a:ext cx="5505450" cy="3467100"/>
                    </a:xfrm>
                    <a:prstGeom prst="rect">
                      <a:avLst/>
                    </a:prstGeom>
                    <a:noFill/>
                    <a:ln w="9525">
                      <a:noFill/>
                      <a:miter lim="800000"/>
                      <a:headEnd/>
                      <a:tailEnd/>
                    </a:ln>
                  </pic:spPr>
                </pic:pic>
              </a:graphicData>
            </a:graphic>
          </wp:inline>
        </w:drawing>
      </w:r>
    </w:p>
    <w:p w:rsidR="005057BF" w:rsidRDefault="005057BF" w:rsidP="005057BF"/>
    <w:p w:rsidR="005057BF" w:rsidRDefault="005057BF" w:rsidP="005057BF"/>
    <w:p w:rsidR="005057BF" w:rsidRDefault="005057BF" w:rsidP="005057BF"/>
    <w:p w:rsidR="005057BF" w:rsidRDefault="005057BF" w:rsidP="005057BF">
      <w:r>
        <w:rPr>
          <w:noProof/>
        </w:rPr>
        <w:lastRenderedPageBreak/>
        <w:drawing>
          <wp:inline distT="0" distB="0" distL="0" distR="0">
            <wp:extent cx="5943600" cy="4457700"/>
            <wp:effectExtent l="19050" t="0" r="0" b="0"/>
            <wp:docPr id="59" name="Picture 59" descr="C:\Users\Dunia Imajinasiku\AppData\Local\Microsoft\Windows\Temporary Internet Files\Content.Word\IMG-20181215-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unia Imajinasiku\AppData\Local\Microsoft\Windows\Temporary Internet Files\Content.Word\IMG-20181215-WA0000.jpg"/>
                    <pic:cNvPicPr>
                      <a:picLocks noChangeAspect="1" noChangeArrowheads="1"/>
                    </pic:cNvPicPr>
                  </pic:nvPicPr>
                  <pic:blipFill>
                    <a:blip r:embed="rId5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5057BF" w:rsidRDefault="005057BF"/>
    <w:p w:rsidR="00F95992" w:rsidRDefault="00F95992"/>
    <w:p w:rsidR="00F95992" w:rsidRDefault="00F95992">
      <w:r>
        <w:t>Nama : ALIF ALIFUDDIN</w:t>
      </w:r>
    </w:p>
    <w:p w:rsidR="00F95992" w:rsidRDefault="00F95992">
      <w:r>
        <w:t>Nim : 1610320008</w:t>
      </w:r>
    </w:p>
    <w:p w:rsidR="00F95992" w:rsidRDefault="00F95992">
      <w:r>
        <w:t>Jurusan/Prodi : D3 TI</w:t>
      </w:r>
    </w:p>
    <w:p w:rsidR="00F95992" w:rsidRDefault="00F95992">
      <w:r>
        <w:t>Tugas Praktikum : Pemrograman Web Lanjut</w:t>
      </w:r>
    </w:p>
    <w:p w:rsidR="00F95992" w:rsidRDefault="00F95992">
      <w:r>
        <w:t>Stmik Bumi Gora Mataram</w:t>
      </w:r>
    </w:p>
    <w:sectPr w:rsidR="00F95992" w:rsidSect="00EF4E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21938"/>
    <w:multiLevelType w:val="multilevel"/>
    <w:tmpl w:val="5DE0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9D47EE"/>
    <w:multiLevelType w:val="multilevel"/>
    <w:tmpl w:val="4E322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BA484F"/>
    <w:multiLevelType w:val="multilevel"/>
    <w:tmpl w:val="9490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DF2160"/>
    <w:multiLevelType w:val="multilevel"/>
    <w:tmpl w:val="2A008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5B6268"/>
    <w:multiLevelType w:val="multilevel"/>
    <w:tmpl w:val="0F2EA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0AD1583"/>
    <w:multiLevelType w:val="multilevel"/>
    <w:tmpl w:val="51325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A571F"/>
    <w:rsid w:val="002A571F"/>
    <w:rsid w:val="005057BF"/>
    <w:rsid w:val="00AF578D"/>
    <w:rsid w:val="00EF4E0F"/>
    <w:rsid w:val="00F959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E0F"/>
  </w:style>
  <w:style w:type="paragraph" w:styleId="Heading1">
    <w:name w:val="heading 1"/>
    <w:basedOn w:val="Normal"/>
    <w:next w:val="Normal"/>
    <w:link w:val="Heading1Char"/>
    <w:uiPriority w:val="9"/>
    <w:qFormat/>
    <w:rsid w:val="00505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057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057B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uiPriority w:val="9"/>
    <w:semiHidden/>
    <w:unhideWhenUsed/>
    <w:qFormat/>
    <w:rsid w:val="005057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ent">
    <w:name w:val="pl-ent"/>
    <w:basedOn w:val="DefaultParagraphFont"/>
    <w:rsid w:val="00AF578D"/>
  </w:style>
  <w:style w:type="character" w:customStyle="1" w:styleId="pl-e">
    <w:name w:val="pl-e"/>
    <w:basedOn w:val="DefaultParagraphFont"/>
    <w:rsid w:val="00AF578D"/>
  </w:style>
  <w:style w:type="character" w:customStyle="1" w:styleId="pl-s">
    <w:name w:val="pl-s"/>
    <w:basedOn w:val="DefaultParagraphFont"/>
    <w:rsid w:val="00AF578D"/>
  </w:style>
  <w:style w:type="character" w:customStyle="1" w:styleId="pl-pds">
    <w:name w:val="pl-pds"/>
    <w:basedOn w:val="DefaultParagraphFont"/>
    <w:rsid w:val="00AF578D"/>
  </w:style>
  <w:style w:type="character" w:customStyle="1" w:styleId="pl-c">
    <w:name w:val="pl-c"/>
    <w:basedOn w:val="DefaultParagraphFont"/>
    <w:rsid w:val="00AF578D"/>
  </w:style>
  <w:style w:type="character" w:customStyle="1" w:styleId="pl-c1">
    <w:name w:val="pl-c1"/>
    <w:basedOn w:val="DefaultParagraphFont"/>
    <w:rsid w:val="00AF578D"/>
  </w:style>
  <w:style w:type="character" w:customStyle="1" w:styleId="pl-en">
    <w:name w:val="pl-en"/>
    <w:basedOn w:val="DefaultParagraphFont"/>
    <w:rsid w:val="00AF578D"/>
  </w:style>
  <w:style w:type="character" w:customStyle="1" w:styleId="pl-s1">
    <w:name w:val="pl-s1"/>
    <w:basedOn w:val="DefaultParagraphFont"/>
    <w:rsid w:val="00AF578D"/>
  </w:style>
  <w:style w:type="character" w:customStyle="1" w:styleId="pl-smi">
    <w:name w:val="pl-smi"/>
    <w:basedOn w:val="DefaultParagraphFont"/>
    <w:rsid w:val="00AF578D"/>
  </w:style>
  <w:style w:type="character" w:customStyle="1" w:styleId="pl-k">
    <w:name w:val="pl-k"/>
    <w:basedOn w:val="DefaultParagraphFont"/>
    <w:rsid w:val="00AF578D"/>
  </w:style>
  <w:style w:type="character" w:customStyle="1" w:styleId="pl-cce">
    <w:name w:val="pl-cce"/>
    <w:basedOn w:val="DefaultParagraphFont"/>
    <w:rsid w:val="00AF578D"/>
  </w:style>
  <w:style w:type="character" w:customStyle="1" w:styleId="Heading1Char">
    <w:name w:val="Heading 1 Char"/>
    <w:basedOn w:val="DefaultParagraphFont"/>
    <w:link w:val="Heading1"/>
    <w:uiPriority w:val="9"/>
    <w:rsid w:val="005057B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057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057BF"/>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semiHidden/>
    <w:rsid w:val="005057BF"/>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5057B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57BF"/>
    <w:rPr>
      <w:i/>
      <w:iCs/>
    </w:rPr>
  </w:style>
  <w:style w:type="character" w:styleId="HTMLCode">
    <w:name w:val="HTML Code"/>
    <w:basedOn w:val="DefaultParagraphFont"/>
    <w:uiPriority w:val="99"/>
    <w:semiHidden/>
    <w:unhideWhenUsed/>
    <w:rsid w:val="005057BF"/>
    <w:rPr>
      <w:rFonts w:ascii="Courier New" w:eastAsia="Times New Roman" w:hAnsi="Courier New" w:cs="Courier New"/>
      <w:sz w:val="20"/>
      <w:szCs w:val="20"/>
    </w:rPr>
  </w:style>
  <w:style w:type="character" w:styleId="Strong">
    <w:name w:val="Strong"/>
    <w:basedOn w:val="DefaultParagraphFont"/>
    <w:uiPriority w:val="22"/>
    <w:qFormat/>
    <w:rsid w:val="005057BF"/>
    <w:rPr>
      <w:b/>
      <w:bCs/>
    </w:rPr>
  </w:style>
  <w:style w:type="paragraph" w:customStyle="1" w:styleId="wp-caption-text">
    <w:name w:val="wp-caption-text"/>
    <w:basedOn w:val="Normal"/>
    <w:rsid w:val="005057B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05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7BF"/>
    <w:rPr>
      <w:rFonts w:ascii="Tahoma" w:hAnsi="Tahoma" w:cs="Tahoma"/>
      <w:sz w:val="16"/>
      <w:szCs w:val="16"/>
    </w:rPr>
  </w:style>
  <w:style w:type="character" w:styleId="HTMLCite">
    <w:name w:val="HTML Cite"/>
    <w:basedOn w:val="DefaultParagraphFont"/>
    <w:uiPriority w:val="99"/>
    <w:semiHidden/>
    <w:unhideWhenUsed/>
    <w:rsid w:val="005057BF"/>
    <w:rPr>
      <w:i/>
      <w:iCs/>
    </w:rPr>
  </w:style>
  <w:style w:type="character" w:styleId="Hyperlink">
    <w:name w:val="Hyperlink"/>
    <w:basedOn w:val="DefaultParagraphFont"/>
    <w:uiPriority w:val="99"/>
    <w:semiHidden/>
    <w:unhideWhenUsed/>
    <w:rsid w:val="005057BF"/>
    <w:rPr>
      <w:color w:val="0000FF"/>
      <w:u w:val="single"/>
    </w:rPr>
  </w:style>
  <w:style w:type="character" w:customStyle="1" w:styleId="says">
    <w:name w:val="says"/>
    <w:basedOn w:val="DefaultParagraphFont"/>
    <w:rsid w:val="005057BF"/>
  </w:style>
  <w:style w:type="paragraph" w:styleId="HTMLPreformatted">
    <w:name w:val="HTML Preformatted"/>
    <w:basedOn w:val="Normal"/>
    <w:link w:val="HTMLPreformattedChar"/>
    <w:uiPriority w:val="99"/>
    <w:semiHidden/>
    <w:unhideWhenUsed/>
    <w:rsid w:val="00505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57BF"/>
    <w:rPr>
      <w:rFonts w:ascii="Courier New" w:eastAsia="Times New Roman" w:hAnsi="Courier New" w:cs="Courier New"/>
      <w:sz w:val="20"/>
      <w:szCs w:val="20"/>
    </w:rPr>
  </w:style>
  <w:style w:type="character" w:customStyle="1" w:styleId="skimlinks-unlinked">
    <w:name w:val="skimlinks-unlinked"/>
    <w:basedOn w:val="DefaultParagraphFont"/>
    <w:rsid w:val="005057BF"/>
  </w:style>
  <w:style w:type="character" w:customStyle="1" w:styleId="posted-on">
    <w:name w:val="posted-on"/>
    <w:basedOn w:val="DefaultParagraphFont"/>
    <w:rsid w:val="005057BF"/>
  </w:style>
  <w:style w:type="character" w:customStyle="1" w:styleId="byline">
    <w:name w:val="byline"/>
    <w:basedOn w:val="DefaultParagraphFont"/>
    <w:rsid w:val="005057BF"/>
  </w:style>
  <w:style w:type="character" w:customStyle="1" w:styleId="meta-author">
    <w:name w:val="meta-author"/>
    <w:basedOn w:val="DefaultParagraphFont"/>
    <w:rsid w:val="005057BF"/>
  </w:style>
  <w:style w:type="character" w:customStyle="1" w:styleId="post-date-day">
    <w:name w:val="post-date-day"/>
    <w:basedOn w:val="DefaultParagraphFont"/>
    <w:rsid w:val="005057BF"/>
  </w:style>
  <w:style w:type="character" w:customStyle="1" w:styleId="post-date-month">
    <w:name w:val="post-date-month"/>
    <w:basedOn w:val="DefaultParagraphFont"/>
    <w:rsid w:val="005057BF"/>
  </w:style>
  <w:style w:type="character" w:customStyle="1" w:styleId="text">
    <w:name w:val="text"/>
    <w:basedOn w:val="DefaultParagraphFont"/>
    <w:rsid w:val="005057BF"/>
  </w:style>
  <w:style w:type="character" w:customStyle="1" w:styleId="post-byline">
    <w:name w:val="post-byline"/>
    <w:basedOn w:val="DefaultParagraphFont"/>
    <w:rsid w:val="005057BF"/>
  </w:style>
  <w:style w:type="character" w:customStyle="1" w:styleId="author">
    <w:name w:val="author"/>
    <w:basedOn w:val="DefaultParagraphFont"/>
    <w:rsid w:val="005057BF"/>
  </w:style>
  <w:style w:type="character" w:customStyle="1" w:styleId="post-meta">
    <w:name w:val="post-meta"/>
    <w:basedOn w:val="DefaultParagraphFont"/>
    <w:rsid w:val="005057BF"/>
  </w:style>
  <w:style w:type="character" w:customStyle="1" w:styleId="bullet">
    <w:name w:val="bullet"/>
    <w:basedOn w:val="DefaultParagraphFont"/>
    <w:rsid w:val="005057BF"/>
  </w:style>
</w:styles>
</file>

<file path=word/webSettings.xml><?xml version="1.0" encoding="utf-8"?>
<w:webSettings xmlns:r="http://schemas.openxmlformats.org/officeDocument/2006/relationships" xmlns:w="http://schemas.openxmlformats.org/wordprocessingml/2006/main">
  <w:divs>
    <w:div w:id="161686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hesolidsnake.files.wordpress.com/2013/09/gambar5.png" TargetMode="External"/><Relationship Id="rId18" Type="http://schemas.openxmlformats.org/officeDocument/2006/relationships/image" Target="media/image7.png"/><Relationship Id="rId26" Type="http://schemas.openxmlformats.org/officeDocument/2006/relationships/image" Target="media/image11.jpeg"/><Relationship Id="rId39" Type="http://schemas.openxmlformats.org/officeDocument/2006/relationships/hyperlink" Target="https://www.robicomp.com/penjelasan-fungsi-perintah-ping-di-cmd.html" TargetMode="External"/><Relationship Id="rId21" Type="http://schemas.openxmlformats.org/officeDocument/2006/relationships/hyperlink" Target="https://malsasa.files.wordpress.com/2013/10/c-diff-banyak-berkas-sekaligus.png" TargetMode="Externa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jpeg"/><Relationship Id="rId7" Type="http://schemas.openxmlformats.org/officeDocument/2006/relationships/hyperlink" Target="https://thesolidsnake.files.wordpress.com/2013/09/gambar21.png" TargetMode="External"/><Relationship Id="rId12" Type="http://schemas.openxmlformats.org/officeDocument/2006/relationships/image" Target="media/image4.png"/><Relationship Id="rId17" Type="http://schemas.openxmlformats.org/officeDocument/2006/relationships/hyperlink" Target="https://malsasa.files.wordpress.com/2013/10/a-commit-pertama.png" TargetMode="External"/><Relationship Id="rId25" Type="http://schemas.openxmlformats.org/officeDocument/2006/relationships/hyperlink" Target="https://malsasa.files.wordpress.com/2013/10/diff-antar-branch.jpg" TargetMode="External"/><Relationship Id="rId33" Type="http://schemas.openxmlformats.org/officeDocument/2006/relationships/hyperlink" Target="https://malsasa.files.wordpress.com/2013/09/qt-git.png" TargetMode="External"/><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malsasa.files.wordpress.com/2013/10/gitk-setelah-semua-ini-terjadi.png" TargetMode="External"/><Relationship Id="rId41" Type="http://schemas.openxmlformats.org/officeDocument/2006/relationships/image" Target="media/image19.png"/><Relationship Id="rId54" Type="http://schemas.openxmlformats.org/officeDocument/2006/relationships/hyperlink" Target="https://uploads.disquscdn.com/images/e28c056bc990c4e2addf8bc3347e969bb3739136e52b97118597fd7f99822e43.jp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thesolidsnake.files.wordpress.com/2013/09/gambar41.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malsasa.files.wordpress.com/2013/09/qt-git2.png" TargetMode="Externa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hyperlink" Target="https://thesolidsnake.files.wordpress.com/2013/09/gambar11.png" TargetMode="External"/><Relationship Id="rId15" Type="http://schemas.openxmlformats.org/officeDocument/2006/relationships/hyperlink" Target="https://malsasa.files.wordpress.com/2013/09/qt-git3.png" TargetMode="External"/><Relationship Id="rId23" Type="http://schemas.openxmlformats.org/officeDocument/2006/relationships/hyperlink" Target="https://malsasa.files.wordpress.com/2013/10/pindah-branch-ke-master.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malsasa.files.wordpress.com/2013/10/b-diff-pertamaku.png" TargetMode="External"/><Relationship Id="rId31" Type="http://schemas.openxmlformats.org/officeDocument/2006/relationships/hyperlink" Target="https://malsasa.files.wordpress.com/2013/10/qgit-setelah-semua-ini-terjadi.png" TargetMode="External"/><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thesolidsnake.files.wordpress.com/2013/09/gambar31.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malsasa.files.wordpress.com/2013/10/merge-branch.png" TargetMode="External"/><Relationship Id="rId30" Type="http://schemas.openxmlformats.org/officeDocument/2006/relationships/image" Target="media/image13.png"/><Relationship Id="rId35" Type="http://schemas.openxmlformats.org/officeDocument/2006/relationships/hyperlink" Target="https://malsasa.files.wordpress.com/2013/09/qt-git1.png"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jpeg"/><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286</Pages>
  <Words>79541</Words>
  <Characters>453390</Characters>
  <Application>Microsoft Office Word</Application>
  <DocSecurity>0</DocSecurity>
  <Lines>3778</Lines>
  <Paragraphs>1063</Paragraphs>
  <ScaleCrop>false</ScaleCrop>
  <Company>by adguard</Company>
  <LinksUpToDate>false</LinksUpToDate>
  <CharactersWithSpaces>531868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Dunia Imajinasiku</dc:creator>
  <cp:lastModifiedBy>Dunia Imajinasiku</cp:lastModifiedBy>
  <cp:revision>4</cp:revision>
  <dcterms:created xsi:type="dcterms:W3CDTF">2018-12-15T08:47:00Z</dcterms:created>
  <dcterms:modified xsi:type="dcterms:W3CDTF">2018-12-15T10:25:00Z</dcterms:modified>
</cp:coreProperties>
</file>